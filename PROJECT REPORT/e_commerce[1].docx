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D5DD7" w14:textId="48594984" w:rsidR="00414C40" w:rsidRDefault="00F92DA7" w:rsidP="002E569F">
      <w:pPr>
        <w:ind w:right="-1440"/>
        <w:rPr>
          <w:rFonts w:ascii="Times New Roman" w:eastAsia="Times New Roman" w:hAnsi="Times New Roman" w:cs="Times New Roman"/>
          <w:b/>
          <w:sz w:val="24"/>
          <w:szCs w:val="24"/>
          <w:u w:val="single"/>
        </w:rPr>
      </w:pPr>
      <w:r>
        <w:rPr>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909320" cy="900430"/>
                    </a:xfrm>
                    <a:prstGeom prst="rect">
                      <a:avLst/>
                    </a:prstGeom>
                    <a:ln/>
                  </pic:spPr>
                </pic:pic>
              </a:graphicData>
            </a:graphic>
          </wp:anchor>
        </w:drawing>
      </w:r>
    </w:p>
    <w:p w14:paraId="1C96025C" w14:textId="27EA5B54" w:rsidR="00414C40" w:rsidRDefault="009705F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SAVEETHA SCHOOL OF ENGINEERING</w:t>
      </w:r>
      <w:r>
        <w:rPr>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12470" cy="914400"/>
                    </a:xfrm>
                    <a:prstGeom prst="rect">
                      <a:avLst/>
                    </a:prstGeom>
                    <a:ln/>
                  </pic:spPr>
                </pic:pic>
              </a:graphicData>
            </a:graphic>
          </wp:anchor>
        </w:drawing>
      </w:r>
    </w:p>
    <w:p w14:paraId="41E543A3" w14:textId="77777777" w:rsidR="00414C40" w:rsidRPr="00F92DA7" w:rsidRDefault="009705F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Pr="00F92DA7">
        <w:rPr>
          <w:rFonts w:ascii="Times New Roman" w:eastAsia="Times New Roman" w:hAnsi="Times New Roman" w:cs="Times New Roman"/>
          <w:b/>
          <w:sz w:val="24"/>
          <w:szCs w:val="24"/>
        </w:rPr>
        <w:t>SAVEETHA INSTITUTE OF MEDICAL AND TECHNICAL SCIENCES</w:t>
      </w:r>
    </w:p>
    <w:p w14:paraId="1360913F" w14:textId="77777777" w:rsidR="00414C40" w:rsidRDefault="009705F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7AB0C6DF" w14:textId="77777777" w:rsidR="00414C40" w:rsidRDefault="00414C40">
      <w:pPr>
        <w:jc w:val="center"/>
        <w:rPr>
          <w:rFonts w:ascii="Times New Roman" w:eastAsia="Times New Roman" w:hAnsi="Times New Roman" w:cs="Times New Roman"/>
          <w:b/>
          <w:sz w:val="24"/>
          <w:szCs w:val="24"/>
          <w:u w:val="single"/>
        </w:rPr>
      </w:pPr>
    </w:p>
    <w:p w14:paraId="6ACA408F" w14:textId="77777777" w:rsidR="00414C40" w:rsidRDefault="00414C40">
      <w:pPr>
        <w:jc w:val="center"/>
        <w:rPr>
          <w:rFonts w:ascii="Times New Roman" w:eastAsia="Times New Roman" w:hAnsi="Times New Roman" w:cs="Times New Roman"/>
          <w:b/>
          <w:sz w:val="24"/>
          <w:szCs w:val="24"/>
          <w:u w:val="single"/>
        </w:rPr>
      </w:pPr>
    </w:p>
    <w:p w14:paraId="13F96772" w14:textId="53F65AED" w:rsidR="00414C40" w:rsidRPr="00EA31E4" w:rsidRDefault="00EA31E4" w:rsidP="00EA31E4">
      <w:pPr>
        <w:jc w:val="center"/>
        <w:rPr>
          <w:rFonts w:ascii="Times New Roman" w:eastAsia="Times New Roman" w:hAnsi="Times New Roman" w:cs="Times New Roman"/>
          <w:b/>
          <w:sz w:val="48"/>
          <w:szCs w:val="48"/>
          <w:lang w:val="en-IN"/>
        </w:rPr>
      </w:pPr>
      <w:r w:rsidRPr="00EA31E4">
        <w:rPr>
          <w:rFonts w:ascii="Times New Roman" w:eastAsia="Times New Roman" w:hAnsi="Times New Roman" w:cs="Times New Roman"/>
          <w:b/>
          <w:sz w:val="48"/>
          <w:szCs w:val="48"/>
        </w:rPr>
        <w:t>E</w:t>
      </w:r>
      <w:r w:rsidR="00B40ECD">
        <w:rPr>
          <w:rFonts w:ascii="Times New Roman" w:eastAsia="Times New Roman" w:hAnsi="Times New Roman" w:cs="Times New Roman"/>
          <w:b/>
          <w:sz w:val="48"/>
          <w:szCs w:val="48"/>
        </w:rPr>
        <w:t xml:space="preserve"> </w:t>
      </w:r>
      <w:r w:rsidRPr="00EA31E4">
        <w:rPr>
          <w:rFonts w:ascii="Times New Roman" w:eastAsia="Times New Roman" w:hAnsi="Times New Roman" w:cs="Times New Roman"/>
          <w:b/>
          <w:sz w:val="48"/>
          <w:szCs w:val="48"/>
        </w:rPr>
        <w:t>-</w:t>
      </w:r>
      <w:r w:rsidR="00B40ECD">
        <w:rPr>
          <w:rFonts w:ascii="Times New Roman" w:eastAsia="Times New Roman" w:hAnsi="Times New Roman" w:cs="Times New Roman"/>
          <w:b/>
          <w:sz w:val="48"/>
          <w:szCs w:val="48"/>
        </w:rPr>
        <w:t xml:space="preserve"> </w:t>
      </w:r>
      <w:r w:rsidRPr="00EA31E4">
        <w:rPr>
          <w:rFonts w:ascii="Times New Roman" w:eastAsia="Times New Roman" w:hAnsi="Times New Roman" w:cs="Times New Roman"/>
          <w:b/>
          <w:sz w:val="48"/>
          <w:szCs w:val="48"/>
        </w:rPr>
        <w:t>Commerce Website</w:t>
      </w:r>
    </w:p>
    <w:p w14:paraId="2E6F26FA" w14:textId="77777777" w:rsidR="00EA31E4" w:rsidRDefault="00EA31E4" w:rsidP="00EA31E4">
      <w:pPr>
        <w:jc w:val="center"/>
        <w:rPr>
          <w:rFonts w:ascii="Times New Roman" w:eastAsia="Times New Roman" w:hAnsi="Times New Roman" w:cs="Times New Roman"/>
          <w:b/>
          <w:sz w:val="48"/>
          <w:szCs w:val="48"/>
          <w:u w:val="single"/>
          <w:lang w:val="en-IN"/>
        </w:rPr>
      </w:pPr>
    </w:p>
    <w:p w14:paraId="504FE5B5" w14:textId="77777777" w:rsidR="00EA31E4" w:rsidRPr="00EA31E4" w:rsidRDefault="00EA31E4" w:rsidP="00EA31E4">
      <w:pPr>
        <w:jc w:val="center"/>
        <w:rPr>
          <w:rFonts w:ascii="Times New Roman" w:eastAsia="Times New Roman" w:hAnsi="Times New Roman" w:cs="Times New Roman"/>
          <w:b/>
          <w:sz w:val="48"/>
          <w:szCs w:val="48"/>
          <w:u w:val="single"/>
          <w:lang w:val="en-IN"/>
        </w:rPr>
      </w:pPr>
    </w:p>
    <w:p w14:paraId="62023D67" w14:textId="77777777" w:rsidR="00414C40" w:rsidRDefault="009705F0"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513CBD4B" w14:textId="77777777" w:rsidR="008E270F" w:rsidRDefault="008E270F" w:rsidP="00F92DA7">
      <w:pPr>
        <w:spacing w:after="0" w:line="360" w:lineRule="auto"/>
        <w:jc w:val="center"/>
        <w:rPr>
          <w:rFonts w:ascii="Times New Roman" w:eastAsia="Times New Roman" w:hAnsi="Times New Roman" w:cs="Times New Roman"/>
          <w:i/>
          <w:sz w:val="28"/>
          <w:szCs w:val="28"/>
        </w:rPr>
      </w:pPr>
    </w:p>
    <w:p w14:paraId="49E92701" w14:textId="1ED44A8D" w:rsidR="00414C40" w:rsidRDefault="009705F0"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Submitted in the partial fulfillment for the </w:t>
      </w:r>
      <w:r w:rsidR="008E270F">
        <w:rPr>
          <w:rFonts w:ascii="Times New Roman" w:eastAsia="Times New Roman" w:hAnsi="Times New Roman" w:cs="Times New Roman"/>
          <w:i/>
          <w:sz w:val="28"/>
          <w:szCs w:val="28"/>
        </w:rPr>
        <w:t>completion of the course</w:t>
      </w:r>
    </w:p>
    <w:p w14:paraId="28238CCC" w14:textId="77777777" w:rsidR="008E270F" w:rsidRDefault="008E270F">
      <w:pPr>
        <w:spacing w:after="0" w:line="360" w:lineRule="auto"/>
        <w:jc w:val="center"/>
        <w:rPr>
          <w:rFonts w:ascii="Times New Roman" w:eastAsia="Times New Roman" w:hAnsi="Times New Roman" w:cs="Times New Roman"/>
          <w:b/>
          <w:sz w:val="28"/>
          <w:szCs w:val="28"/>
        </w:rPr>
      </w:pPr>
    </w:p>
    <w:p w14:paraId="2A3CD7FC" w14:textId="2236B752" w:rsidR="008E270F" w:rsidRDefault="008E270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CSA4309 INTERNET PROGRAMMING FOR WEB SERVICES </w:t>
      </w:r>
    </w:p>
    <w:p w14:paraId="1F4C3FB4" w14:textId="4DFAD150"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B34A033" w14:textId="656471DA" w:rsidR="00414C40" w:rsidRDefault="0058270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CF2AD21" w14:textId="77777777" w:rsidR="00414C40" w:rsidRDefault="00414C40">
      <w:pPr>
        <w:jc w:val="center"/>
        <w:rPr>
          <w:rFonts w:ascii="Times New Roman" w:eastAsia="Times New Roman" w:hAnsi="Times New Roman" w:cs="Times New Roman"/>
          <w:b/>
          <w:sz w:val="28"/>
          <w:szCs w:val="28"/>
        </w:rPr>
      </w:pPr>
    </w:p>
    <w:p w14:paraId="44E89458" w14:textId="77777777"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98FC724" w14:textId="32A85150" w:rsidR="00414C40" w:rsidRDefault="00EA31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 MUDHASEER AHAMED 192211168</w:t>
      </w:r>
    </w:p>
    <w:p w14:paraId="0BD77B62" w14:textId="3145B12C" w:rsidR="00414C40" w:rsidRDefault="00E857E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B40ECD">
        <w:rPr>
          <w:rFonts w:ascii="Times New Roman" w:eastAsia="Times New Roman" w:hAnsi="Times New Roman" w:cs="Times New Roman"/>
          <w:b/>
          <w:sz w:val="28"/>
          <w:szCs w:val="28"/>
        </w:rPr>
        <w:t xml:space="preserve">M. </w:t>
      </w:r>
      <w:r>
        <w:rPr>
          <w:rFonts w:ascii="Times New Roman" w:eastAsia="Times New Roman" w:hAnsi="Times New Roman" w:cs="Times New Roman"/>
          <w:b/>
          <w:sz w:val="28"/>
          <w:szCs w:val="28"/>
        </w:rPr>
        <w:t>S</w:t>
      </w:r>
      <w:r w:rsidR="00EA31E4">
        <w:rPr>
          <w:rFonts w:ascii="Times New Roman" w:eastAsia="Times New Roman" w:hAnsi="Times New Roman" w:cs="Times New Roman"/>
          <w:b/>
          <w:sz w:val="28"/>
          <w:szCs w:val="28"/>
        </w:rPr>
        <w:t>HASHE VIKAAS 192211918</w:t>
      </w:r>
    </w:p>
    <w:p w14:paraId="64A52721" w14:textId="74872FE0" w:rsidR="00414C40" w:rsidRDefault="00EA31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BRAHMA 192210026</w:t>
      </w:r>
    </w:p>
    <w:p w14:paraId="25FEBDDB" w14:textId="77777777" w:rsidR="00414C40" w:rsidRDefault="00414C40">
      <w:pPr>
        <w:spacing w:after="0" w:line="360" w:lineRule="auto"/>
        <w:jc w:val="center"/>
        <w:rPr>
          <w:rFonts w:ascii="Times New Roman" w:eastAsia="Times New Roman" w:hAnsi="Times New Roman" w:cs="Times New Roman"/>
          <w:b/>
          <w:sz w:val="28"/>
          <w:szCs w:val="28"/>
        </w:rPr>
      </w:pPr>
    </w:p>
    <w:p w14:paraId="38C63EF8" w14:textId="77777777"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86A83B7" w14:textId="6AF547AA" w:rsidR="00414C40" w:rsidRDefault="009705F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K. Jayasakthi Velmurugan</w:t>
      </w:r>
    </w:p>
    <w:p w14:paraId="194BD23C" w14:textId="77777777" w:rsidR="00414C40" w:rsidRDefault="00414C40">
      <w:pPr>
        <w:spacing w:after="0"/>
        <w:jc w:val="center"/>
        <w:rPr>
          <w:rFonts w:ascii="Times New Roman" w:eastAsia="Times New Roman" w:hAnsi="Times New Roman" w:cs="Times New Roman"/>
          <w:b/>
          <w:sz w:val="28"/>
          <w:szCs w:val="28"/>
        </w:rPr>
      </w:pPr>
    </w:p>
    <w:p w14:paraId="12F5E731" w14:textId="77777777" w:rsidR="00F92DA7" w:rsidRDefault="00F92DA7">
      <w:pPr>
        <w:spacing w:after="0"/>
        <w:jc w:val="center"/>
        <w:rPr>
          <w:rFonts w:ascii="Times New Roman" w:eastAsia="Times New Roman" w:hAnsi="Times New Roman" w:cs="Times New Roman"/>
          <w:b/>
          <w:sz w:val="28"/>
          <w:szCs w:val="28"/>
        </w:rPr>
      </w:pPr>
    </w:p>
    <w:p w14:paraId="7B937A07" w14:textId="13852CDF" w:rsidR="00414C40" w:rsidRDefault="006C0CC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w:t>
      </w:r>
      <w:r w:rsidR="009705F0">
        <w:rPr>
          <w:rFonts w:ascii="Times New Roman" w:eastAsia="Times New Roman" w:hAnsi="Times New Roman" w:cs="Times New Roman"/>
          <w:b/>
          <w:sz w:val="24"/>
          <w:szCs w:val="24"/>
        </w:rPr>
        <w:t xml:space="preserve"> 2024</w:t>
      </w:r>
    </w:p>
    <w:p w14:paraId="71FB97E8" w14:textId="77777777" w:rsidR="00F92DA7" w:rsidRDefault="00F92DA7">
      <w:pPr>
        <w:jc w:val="center"/>
        <w:rPr>
          <w:rFonts w:ascii="Times New Roman" w:eastAsia="Times New Roman" w:hAnsi="Times New Roman" w:cs="Times New Roman"/>
          <w:b/>
          <w:sz w:val="32"/>
          <w:szCs w:val="32"/>
        </w:rPr>
      </w:pPr>
    </w:p>
    <w:p w14:paraId="63BD63D7" w14:textId="5BFFA15B" w:rsidR="00414C40" w:rsidRDefault="009705F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73AC0E56" w14:textId="77777777" w:rsidR="00414C40" w:rsidRDefault="00414C40">
      <w:pPr>
        <w:jc w:val="center"/>
        <w:rPr>
          <w:rFonts w:ascii="Times New Roman" w:eastAsia="Times New Roman" w:hAnsi="Times New Roman" w:cs="Times New Roman"/>
          <w:b/>
          <w:sz w:val="24"/>
          <w:szCs w:val="24"/>
        </w:rPr>
      </w:pPr>
    </w:p>
    <w:p w14:paraId="2AAEF447" w14:textId="77777777" w:rsidR="00414C40" w:rsidRDefault="00414C40">
      <w:pPr>
        <w:jc w:val="center"/>
        <w:rPr>
          <w:rFonts w:ascii="Times New Roman" w:eastAsia="Times New Roman" w:hAnsi="Times New Roman" w:cs="Times New Roman"/>
          <w:b/>
          <w:sz w:val="24"/>
          <w:szCs w:val="24"/>
        </w:rPr>
      </w:pPr>
    </w:p>
    <w:p w14:paraId="14DE052A" w14:textId="2F59DDF2" w:rsidR="00414C40" w:rsidRDefault="009705F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r w:rsidR="00EA31E4">
        <w:rPr>
          <w:rFonts w:ascii="Times New Roman" w:eastAsia="Times New Roman" w:hAnsi="Times New Roman" w:cs="Times New Roman"/>
          <w:b/>
          <w:sz w:val="28"/>
          <w:szCs w:val="28"/>
        </w:rPr>
        <w:t>Mudhaseer</w:t>
      </w:r>
      <w:r w:rsidR="00B40ECD">
        <w:rPr>
          <w:rFonts w:ascii="Times New Roman" w:eastAsia="Times New Roman" w:hAnsi="Times New Roman" w:cs="Times New Roman"/>
          <w:b/>
          <w:sz w:val="28"/>
          <w:szCs w:val="28"/>
        </w:rPr>
        <w:t>,</w:t>
      </w:r>
      <w:r w:rsidR="00E857EB">
        <w:rPr>
          <w:rFonts w:ascii="Times New Roman" w:eastAsia="Times New Roman" w:hAnsi="Times New Roman" w:cs="Times New Roman"/>
          <w:b/>
          <w:sz w:val="28"/>
          <w:szCs w:val="28"/>
        </w:rPr>
        <w:t xml:space="preserve"> </w:t>
      </w:r>
      <w:r w:rsidR="00EA31E4">
        <w:rPr>
          <w:rFonts w:ascii="Times New Roman" w:eastAsia="Times New Roman" w:hAnsi="Times New Roman" w:cs="Times New Roman"/>
          <w:b/>
          <w:sz w:val="28"/>
          <w:szCs w:val="28"/>
        </w:rPr>
        <w:t>Shashe vikaas</w:t>
      </w:r>
      <w:r>
        <w:rPr>
          <w:rFonts w:ascii="Times New Roman" w:eastAsia="Times New Roman" w:hAnsi="Times New Roman" w:cs="Times New Roman"/>
          <w:b/>
          <w:sz w:val="28"/>
          <w:szCs w:val="28"/>
        </w:rPr>
        <w:t xml:space="preserve">. </w:t>
      </w:r>
      <w:r w:rsidR="00EA31E4">
        <w:rPr>
          <w:rFonts w:ascii="Times New Roman" w:eastAsia="Times New Roman" w:hAnsi="Times New Roman" w:cs="Times New Roman"/>
          <w:b/>
          <w:sz w:val="28"/>
          <w:szCs w:val="28"/>
        </w:rPr>
        <w:t>Brahma</w:t>
      </w:r>
      <w:r>
        <w:rPr>
          <w:rFonts w:ascii="Times New Roman" w:eastAsia="Times New Roman" w:hAnsi="Times New Roman" w:cs="Times New Roman"/>
          <w:sz w:val="28"/>
          <w:szCs w:val="28"/>
        </w:rPr>
        <w:t xml:space="preserve">, students of </w:t>
      </w:r>
      <w:r>
        <w:rPr>
          <w:rFonts w:ascii="Times New Roman" w:eastAsia="Times New Roman" w:hAnsi="Times New Roman" w:cs="Times New Roman"/>
          <w:b/>
          <w:sz w:val="28"/>
          <w:szCs w:val="28"/>
        </w:rPr>
        <w:t xml:space="preserve">Bachelor of Engineering in the Department </w:t>
      </w:r>
      <w:r>
        <w:rPr>
          <w:rFonts w:ascii="Times New Roman" w:eastAsia="Times New Roman" w:hAnsi="Times New Roman" w:cs="Times New Roman"/>
          <w:sz w:val="28"/>
          <w:szCs w:val="28"/>
        </w:rPr>
        <w:t xml:space="preserve">of Computer Science and Engineering, Saveetha Institute of Medical and Technical Sciences, Saveetha School of Engineering, Chennai, hereby declare that the work presented in this Capstone Project Work entitled </w:t>
      </w:r>
      <w:r w:rsidR="00EA31E4">
        <w:rPr>
          <w:rFonts w:ascii="Times New Roman" w:eastAsia="Times New Roman" w:hAnsi="Times New Roman" w:cs="Times New Roman"/>
          <w:b/>
          <w:sz w:val="28"/>
          <w:szCs w:val="28"/>
        </w:rPr>
        <w:t>E-commerce website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78C6AB" w14:textId="77777777" w:rsidR="00414C40" w:rsidRDefault="00414C40">
      <w:pPr>
        <w:spacing w:after="0" w:line="360" w:lineRule="auto"/>
        <w:jc w:val="both"/>
        <w:rPr>
          <w:rFonts w:ascii="Times New Roman" w:eastAsia="Times New Roman" w:hAnsi="Times New Roman" w:cs="Times New Roman"/>
          <w:sz w:val="28"/>
          <w:szCs w:val="28"/>
        </w:rPr>
      </w:pPr>
    </w:p>
    <w:p w14:paraId="486A609E" w14:textId="77777777" w:rsidR="00414C40" w:rsidRDefault="00414C40">
      <w:pPr>
        <w:spacing w:after="0" w:line="360" w:lineRule="auto"/>
        <w:jc w:val="both"/>
        <w:rPr>
          <w:rFonts w:ascii="Times New Roman" w:eastAsia="Times New Roman" w:hAnsi="Times New Roman" w:cs="Times New Roman"/>
          <w:sz w:val="28"/>
          <w:szCs w:val="28"/>
        </w:rPr>
      </w:pPr>
    </w:p>
    <w:p w14:paraId="340966B7" w14:textId="77777777" w:rsidR="00414C40" w:rsidRDefault="00414C40">
      <w:pPr>
        <w:spacing w:after="0" w:line="360" w:lineRule="auto"/>
        <w:jc w:val="both"/>
        <w:rPr>
          <w:rFonts w:ascii="Times New Roman" w:eastAsia="Times New Roman" w:hAnsi="Times New Roman" w:cs="Times New Roman"/>
          <w:sz w:val="28"/>
          <w:szCs w:val="28"/>
        </w:rPr>
      </w:pPr>
    </w:p>
    <w:p w14:paraId="67B641BC" w14:textId="13A53DC5"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A31E4">
        <w:rPr>
          <w:rFonts w:ascii="Times New Roman" w:eastAsia="Times New Roman" w:hAnsi="Times New Roman" w:cs="Times New Roman"/>
          <w:sz w:val="28"/>
          <w:szCs w:val="28"/>
        </w:rPr>
        <w:t>Mudhaseer 192211968</w:t>
      </w:r>
      <w:r>
        <w:rPr>
          <w:rFonts w:ascii="Times New Roman" w:eastAsia="Times New Roman" w:hAnsi="Times New Roman" w:cs="Times New Roman"/>
          <w:sz w:val="28"/>
          <w:szCs w:val="28"/>
        </w:rPr>
        <w:t>)</w:t>
      </w:r>
    </w:p>
    <w:p w14:paraId="5604BF88" w14:textId="2AF07ADD"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A31E4">
        <w:rPr>
          <w:rFonts w:ascii="Times New Roman" w:eastAsia="Times New Roman" w:hAnsi="Times New Roman" w:cs="Times New Roman"/>
          <w:sz w:val="28"/>
          <w:szCs w:val="28"/>
        </w:rPr>
        <w:t>S</w:t>
      </w:r>
      <w:r w:rsidR="00B40ECD">
        <w:rPr>
          <w:rFonts w:ascii="Times New Roman" w:eastAsia="Times New Roman" w:hAnsi="Times New Roman" w:cs="Times New Roman"/>
          <w:sz w:val="28"/>
          <w:szCs w:val="28"/>
        </w:rPr>
        <w:t>h</w:t>
      </w:r>
      <w:r w:rsidR="00EA31E4">
        <w:rPr>
          <w:rFonts w:ascii="Times New Roman" w:eastAsia="Times New Roman" w:hAnsi="Times New Roman" w:cs="Times New Roman"/>
          <w:sz w:val="28"/>
          <w:szCs w:val="28"/>
        </w:rPr>
        <w:t>ashe vikaas</w:t>
      </w:r>
      <w:r w:rsidR="00B40ECD">
        <w:rPr>
          <w:rFonts w:ascii="Times New Roman" w:eastAsia="Times New Roman" w:hAnsi="Times New Roman" w:cs="Times New Roman"/>
          <w:sz w:val="28"/>
          <w:szCs w:val="28"/>
        </w:rPr>
        <w:t>h</w:t>
      </w:r>
      <w:r w:rsidR="00EA31E4">
        <w:rPr>
          <w:rFonts w:ascii="Times New Roman" w:eastAsia="Times New Roman" w:hAnsi="Times New Roman" w:cs="Times New Roman"/>
          <w:sz w:val="28"/>
          <w:szCs w:val="28"/>
        </w:rPr>
        <w:t xml:space="preserve"> 192211918</w:t>
      </w:r>
      <w:r>
        <w:rPr>
          <w:rFonts w:ascii="Times New Roman" w:eastAsia="Times New Roman" w:hAnsi="Times New Roman" w:cs="Times New Roman"/>
          <w:sz w:val="28"/>
          <w:szCs w:val="28"/>
        </w:rPr>
        <w:t>)</w:t>
      </w:r>
    </w:p>
    <w:p w14:paraId="0F34B660" w14:textId="1F29BACB"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A31E4">
        <w:rPr>
          <w:rFonts w:ascii="Times New Roman" w:eastAsia="Times New Roman" w:hAnsi="Times New Roman" w:cs="Times New Roman"/>
          <w:sz w:val="28"/>
          <w:szCs w:val="28"/>
        </w:rPr>
        <w:t>Brahma 192210026</w:t>
      </w:r>
      <w:r>
        <w:rPr>
          <w:rFonts w:ascii="Times New Roman" w:eastAsia="Times New Roman" w:hAnsi="Times New Roman" w:cs="Times New Roman"/>
          <w:sz w:val="28"/>
          <w:szCs w:val="28"/>
        </w:rPr>
        <w:t>)</w:t>
      </w:r>
    </w:p>
    <w:p w14:paraId="1F8B8022" w14:textId="77777777" w:rsidR="00414C40" w:rsidRDefault="00414C40">
      <w:pPr>
        <w:spacing w:after="0" w:line="360" w:lineRule="auto"/>
        <w:jc w:val="right"/>
        <w:rPr>
          <w:rFonts w:ascii="Times New Roman" w:eastAsia="Times New Roman" w:hAnsi="Times New Roman" w:cs="Times New Roman"/>
          <w:sz w:val="28"/>
          <w:szCs w:val="28"/>
        </w:rPr>
      </w:pPr>
    </w:p>
    <w:p w14:paraId="45BF6C32" w14:textId="77777777" w:rsidR="00414C40" w:rsidRDefault="00414C40">
      <w:pPr>
        <w:spacing w:after="0" w:line="360" w:lineRule="auto"/>
        <w:jc w:val="right"/>
        <w:rPr>
          <w:rFonts w:ascii="Times New Roman" w:eastAsia="Times New Roman" w:hAnsi="Times New Roman" w:cs="Times New Roman"/>
          <w:sz w:val="24"/>
          <w:szCs w:val="24"/>
        </w:rPr>
      </w:pPr>
    </w:p>
    <w:p w14:paraId="5BA69DD1" w14:textId="77777777" w:rsidR="00414C40" w:rsidRDefault="00414C40">
      <w:pPr>
        <w:spacing w:after="0" w:line="360" w:lineRule="auto"/>
        <w:jc w:val="right"/>
        <w:rPr>
          <w:rFonts w:ascii="Times New Roman" w:eastAsia="Times New Roman" w:hAnsi="Times New Roman" w:cs="Times New Roman"/>
          <w:sz w:val="24"/>
          <w:szCs w:val="24"/>
        </w:rPr>
      </w:pPr>
    </w:p>
    <w:p w14:paraId="22014B18" w14:textId="77777777" w:rsidR="00414C40" w:rsidRDefault="009705F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26AAAE56" w14:textId="77777777" w:rsidR="00414C40" w:rsidRDefault="009705F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7CEEF22E" w14:textId="77777777" w:rsidR="00414C40" w:rsidRDefault="00414C40">
      <w:pPr>
        <w:spacing w:after="0" w:line="240" w:lineRule="auto"/>
        <w:rPr>
          <w:rFonts w:ascii="Times New Roman" w:eastAsia="Times New Roman" w:hAnsi="Times New Roman" w:cs="Times New Roman"/>
          <w:sz w:val="24"/>
          <w:szCs w:val="24"/>
        </w:rPr>
      </w:pPr>
    </w:p>
    <w:p w14:paraId="75CDBFDA" w14:textId="77777777" w:rsidR="00414C40"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Default="00414C40">
      <w:pPr>
        <w:jc w:val="center"/>
        <w:rPr>
          <w:rFonts w:ascii="Times New Roman" w:eastAsia="Times New Roman" w:hAnsi="Times New Roman" w:cs="Times New Roman"/>
        </w:rPr>
      </w:pPr>
    </w:p>
    <w:p w14:paraId="23816065" w14:textId="77777777" w:rsidR="00414C40" w:rsidRDefault="00414C40">
      <w:pPr>
        <w:jc w:val="center"/>
        <w:rPr>
          <w:rFonts w:ascii="Times New Roman" w:eastAsia="Times New Roman" w:hAnsi="Times New Roman" w:cs="Times New Roman"/>
        </w:rPr>
      </w:pPr>
    </w:p>
    <w:p w14:paraId="355BD124" w14:textId="77777777" w:rsidR="00414C40" w:rsidRDefault="00414C40">
      <w:pPr>
        <w:jc w:val="center"/>
        <w:rPr>
          <w:rFonts w:ascii="Times New Roman" w:eastAsia="Times New Roman" w:hAnsi="Times New Roman" w:cs="Times New Roman"/>
        </w:rPr>
      </w:pPr>
    </w:p>
    <w:p w14:paraId="1E7332BD" w14:textId="77777777" w:rsidR="00414C40" w:rsidRDefault="00414C40">
      <w:pPr>
        <w:jc w:val="center"/>
        <w:rPr>
          <w:rFonts w:ascii="Times New Roman" w:eastAsia="Times New Roman" w:hAnsi="Times New Roman" w:cs="Times New Roman"/>
        </w:rPr>
      </w:pPr>
    </w:p>
    <w:p w14:paraId="446E3C46" w14:textId="77777777" w:rsidR="00414C40" w:rsidRDefault="00414C40">
      <w:pPr>
        <w:jc w:val="center"/>
        <w:rPr>
          <w:rFonts w:ascii="Times New Roman" w:eastAsia="Times New Roman" w:hAnsi="Times New Roman" w:cs="Times New Roman"/>
        </w:rPr>
      </w:pPr>
    </w:p>
    <w:p w14:paraId="540B2B6F" w14:textId="77777777" w:rsidR="00414C40" w:rsidRDefault="00414C40">
      <w:pPr>
        <w:jc w:val="center"/>
        <w:rPr>
          <w:rFonts w:ascii="Times New Roman" w:eastAsia="Times New Roman" w:hAnsi="Times New Roman" w:cs="Times New Roman"/>
        </w:rPr>
      </w:pPr>
    </w:p>
    <w:p w14:paraId="2B02C4B0" w14:textId="77777777" w:rsidR="00414C40" w:rsidRDefault="00414C40">
      <w:pPr>
        <w:jc w:val="center"/>
        <w:rPr>
          <w:rFonts w:ascii="Times New Roman" w:eastAsia="Times New Roman" w:hAnsi="Times New Roman" w:cs="Times New Roman"/>
        </w:rPr>
      </w:pPr>
    </w:p>
    <w:p w14:paraId="24405AD2" w14:textId="77777777" w:rsidR="00414C40" w:rsidRDefault="009705F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53E8FDAF" w14:textId="77777777" w:rsidR="00414C40" w:rsidRDefault="00414C40">
      <w:pPr>
        <w:jc w:val="center"/>
        <w:rPr>
          <w:rFonts w:ascii="Times New Roman" w:eastAsia="Times New Roman" w:hAnsi="Times New Roman" w:cs="Times New Roman"/>
          <w:b/>
          <w:sz w:val="32"/>
          <w:szCs w:val="32"/>
        </w:rPr>
      </w:pPr>
    </w:p>
    <w:p w14:paraId="2C5902C9" w14:textId="77777777" w:rsidR="00414C40" w:rsidRDefault="00414C40">
      <w:pPr>
        <w:jc w:val="center"/>
        <w:rPr>
          <w:rFonts w:ascii="Times New Roman" w:eastAsia="Times New Roman" w:hAnsi="Times New Roman" w:cs="Times New Roman"/>
          <w:b/>
          <w:sz w:val="32"/>
          <w:szCs w:val="32"/>
        </w:rPr>
      </w:pPr>
    </w:p>
    <w:p w14:paraId="6DCC952F" w14:textId="77777777" w:rsidR="00414C40" w:rsidRDefault="00414C40">
      <w:pPr>
        <w:jc w:val="center"/>
        <w:rPr>
          <w:rFonts w:ascii="Times New Roman" w:eastAsia="Times New Roman" w:hAnsi="Times New Roman" w:cs="Times New Roman"/>
          <w:b/>
          <w:sz w:val="32"/>
          <w:szCs w:val="32"/>
        </w:rPr>
      </w:pPr>
    </w:p>
    <w:p w14:paraId="4053C39B" w14:textId="36A130D7" w:rsidR="006C0CC5" w:rsidRDefault="009705F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EA31E4">
        <w:rPr>
          <w:rFonts w:ascii="Times New Roman" w:eastAsia="Times New Roman" w:hAnsi="Times New Roman" w:cs="Times New Roman"/>
          <w:b/>
          <w:sz w:val="28"/>
          <w:szCs w:val="28"/>
        </w:rPr>
        <w:t>E-commerece website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r w:rsidR="00EA31E4">
        <w:rPr>
          <w:rFonts w:ascii="Times New Roman" w:eastAsia="Times New Roman" w:hAnsi="Times New Roman" w:cs="Times New Roman"/>
          <w:b/>
          <w:sz w:val="28"/>
          <w:szCs w:val="28"/>
        </w:rPr>
        <w:t>mudhaseer,</w:t>
      </w:r>
      <w:r w:rsidR="0043704B">
        <w:rPr>
          <w:rFonts w:ascii="Times New Roman" w:eastAsia="Times New Roman" w:hAnsi="Times New Roman" w:cs="Times New Roman"/>
          <w:b/>
          <w:sz w:val="28"/>
          <w:szCs w:val="28"/>
        </w:rPr>
        <w:t xml:space="preserve"> shashe </w:t>
      </w:r>
      <w:r w:rsidR="00EA31E4">
        <w:rPr>
          <w:rFonts w:ascii="Times New Roman" w:eastAsia="Times New Roman" w:hAnsi="Times New Roman" w:cs="Times New Roman"/>
          <w:b/>
          <w:sz w:val="28"/>
          <w:szCs w:val="28"/>
        </w:rPr>
        <w:t>vikaas</w:t>
      </w:r>
      <w:r w:rsidR="00B40ECD">
        <w:rPr>
          <w:rFonts w:ascii="Times New Roman" w:eastAsia="Times New Roman" w:hAnsi="Times New Roman" w:cs="Times New Roman"/>
          <w:b/>
          <w:sz w:val="28"/>
          <w:szCs w:val="28"/>
        </w:rPr>
        <w:t>h</w:t>
      </w:r>
      <w:r w:rsidR="00EA31E4">
        <w:rPr>
          <w:rFonts w:ascii="Times New Roman" w:eastAsia="Times New Roman" w:hAnsi="Times New Roman" w:cs="Times New Roman"/>
          <w:b/>
          <w:sz w:val="28"/>
          <w:szCs w:val="28"/>
        </w:rPr>
        <w:t>,</w:t>
      </w:r>
      <w:r w:rsidR="0043704B">
        <w:rPr>
          <w:rFonts w:ascii="Times New Roman" w:eastAsia="Times New Roman" w:hAnsi="Times New Roman" w:cs="Times New Roman"/>
          <w:b/>
          <w:sz w:val="28"/>
          <w:szCs w:val="28"/>
        </w:rPr>
        <w:t xml:space="preserve"> </w:t>
      </w:r>
      <w:r w:rsidR="00EA31E4">
        <w:rPr>
          <w:rFonts w:ascii="Times New Roman" w:eastAsia="Times New Roman" w:hAnsi="Times New Roman" w:cs="Times New Roman"/>
          <w:b/>
          <w:sz w:val="28"/>
          <w:szCs w:val="28"/>
        </w:rPr>
        <w:t xml:space="preserve">Brahma </w:t>
      </w:r>
      <w:r>
        <w:rPr>
          <w:rFonts w:ascii="Times New Roman" w:eastAsia="Times New Roman" w:hAnsi="Times New Roman" w:cs="Times New Roman"/>
          <w:sz w:val="28"/>
          <w:szCs w:val="28"/>
        </w:rPr>
        <w:t xml:space="preserve">has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 B.</w:t>
      </w:r>
      <w:r w:rsidR="006C0CC5">
        <w:rPr>
          <w:rFonts w:ascii="Times New Roman" w:eastAsia="Times New Roman" w:hAnsi="Times New Roman" w:cs="Times New Roman"/>
          <w:sz w:val="28"/>
          <w:szCs w:val="28"/>
        </w:rPr>
        <w:t>E. Computer Science and Engineering.</w:t>
      </w:r>
    </w:p>
    <w:p w14:paraId="54D19B0E" w14:textId="77777777" w:rsidR="00414C40" w:rsidRDefault="00414C40">
      <w:pPr>
        <w:spacing w:after="0" w:line="360" w:lineRule="auto"/>
        <w:jc w:val="center"/>
        <w:rPr>
          <w:rFonts w:ascii="Times New Roman" w:eastAsia="Times New Roman" w:hAnsi="Times New Roman" w:cs="Times New Roman"/>
          <w:sz w:val="28"/>
          <w:szCs w:val="28"/>
        </w:rPr>
      </w:pPr>
    </w:p>
    <w:p w14:paraId="3E142B78" w14:textId="77777777" w:rsidR="006C0CC5" w:rsidRDefault="006C0CC5" w:rsidP="009705F0">
      <w:pPr>
        <w:spacing w:after="0" w:line="360" w:lineRule="auto"/>
        <w:ind w:left="5760" w:firstLine="720"/>
        <w:rPr>
          <w:rFonts w:ascii="Times New Roman" w:eastAsia="Times New Roman" w:hAnsi="Times New Roman" w:cs="Times New Roman"/>
          <w:sz w:val="28"/>
          <w:szCs w:val="28"/>
        </w:rPr>
      </w:pPr>
    </w:p>
    <w:p w14:paraId="25A885F8" w14:textId="1D220B31" w:rsidR="00414C40" w:rsidRDefault="006C0CC5" w:rsidP="009705F0">
      <w:pPr>
        <w:spacing w:after="0" w:line="360" w:lineRule="auto"/>
        <w:ind w:left="57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Supervisor</w:t>
      </w:r>
    </w:p>
    <w:p w14:paraId="4D283C22" w14:textId="50DF0589" w:rsidR="00414C40" w:rsidRDefault="009705F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K. Jayasakthi Velmurugan</w:t>
      </w:r>
    </w:p>
    <w:p w14:paraId="1B97B14E" w14:textId="77777777" w:rsidR="00414C40" w:rsidRDefault="00414C40">
      <w:pPr>
        <w:spacing w:after="0" w:line="360" w:lineRule="auto"/>
        <w:jc w:val="right"/>
        <w:rPr>
          <w:rFonts w:ascii="Times New Roman" w:eastAsia="Times New Roman" w:hAnsi="Times New Roman" w:cs="Times New Roman"/>
          <w:sz w:val="28"/>
          <w:szCs w:val="28"/>
        </w:rPr>
      </w:pPr>
    </w:p>
    <w:p w14:paraId="2579C5B8" w14:textId="77777777" w:rsidR="00414C40"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Default="00F92DA7">
      <w:pPr>
        <w:spacing w:after="0" w:line="360" w:lineRule="auto"/>
        <w:jc w:val="right"/>
        <w:rPr>
          <w:rFonts w:ascii="Times New Roman" w:eastAsia="Times New Roman" w:hAnsi="Times New Roman" w:cs="Times New Roman"/>
          <w:sz w:val="28"/>
          <w:szCs w:val="28"/>
        </w:rPr>
      </w:pPr>
    </w:p>
    <w:p w14:paraId="586D3408" w14:textId="77777777" w:rsidR="00F92DA7"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F92DA7" w:rsidRDefault="009705F0">
      <w:pPr>
        <w:spacing w:after="0" w:line="360" w:lineRule="auto"/>
        <w:jc w:val="center"/>
        <w:rPr>
          <w:rFonts w:ascii="Times New Roman" w:eastAsia="Times New Roman" w:hAnsi="Times New Roman" w:cs="Times New Roman"/>
          <w:b/>
          <w:sz w:val="48"/>
          <w:szCs w:val="48"/>
        </w:rPr>
      </w:pPr>
      <w:r w:rsidRPr="00F92DA7">
        <w:rPr>
          <w:rFonts w:ascii="Times New Roman" w:eastAsia="Times New Roman" w:hAnsi="Times New Roman" w:cs="Times New Roman"/>
          <w:b/>
          <w:sz w:val="48"/>
          <w:szCs w:val="48"/>
        </w:rPr>
        <w:lastRenderedPageBreak/>
        <w:t>Table of Contents</w:t>
      </w:r>
    </w:p>
    <w:p w14:paraId="5503E2C0" w14:textId="77777777" w:rsidR="00414C40" w:rsidRDefault="00414C40">
      <w:pPr>
        <w:spacing w:after="0" w:line="360" w:lineRule="auto"/>
        <w:rPr>
          <w:rFonts w:ascii="Times New Roman" w:eastAsia="Times New Roman" w:hAnsi="Times New Roman" w:cs="Times New Roman"/>
          <w:b/>
          <w:sz w:val="32"/>
          <w:szCs w:val="32"/>
        </w:rPr>
      </w:pPr>
      <w:bookmarkStart w:id="0" w:name="_gjdgxs" w:colFirst="0" w:colLast="0"/>
      <w:bookmarkEnd w:id="0"/>
    </w:p>
    <w:tbl>
      <w:tblPr>
        <w:tblStyle w:val="1"/>
        <w:tblW w:w="97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6672"/>
        <w:gridCol w:w="1559"/>
      </w:tblGrid>
      <w:tr w:rsidR="006C0CC5" w:rsidRPr="002744F5" w14:paraId="7E412259" w14:textId="3928FE4A"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11EB638" w14:textId="77777777" w:rsidR="006C0CC5" w:rsidRPr="002744F5" w:rsidRDefault="006C0CC5">
            <w:pPr>
              <w:spacing w:line="360" w:lineRule="auto"/>
              <w:jc w:val="center"/>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S.NO</w:t>
            </w:r>
          </w:p>
        </w:tc>
        <w:tc>
          <w:tcPr>
            <w:tcW w:w="6672" w:type="dxa"/>
            <w:tcBorders>
              <w:top w:val="single" w:sz="4" w:space="0" w:color="000000"/>
              <w:left w:val="single" w:sz="4" w:space="0" w:color="000000"/>
              <w:bottom w:val="single" w:sz="4" w:space="0" w:color="000000"/>
              <w:right w:val="single" w:sz="4" w:space="0" w:color="000000"/>
            </w:tcBorders>
            <w:vAlign w:val="center"/>
          </w:tcPr>
          <w:p w14:paraId="62414D58" w14:textId="77777777" w:rsidR="006C0CC5" w:rsidRPr="002744F5" w:rsidRDefault="006C0CC5">
            <w:pPr>
              <w:spacing w:line="360" w:lineRule="auto"/>
              <w:jc w:val="center"/>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TOPICS</w:t>
            </w:r>
          </w:p>
        </w:tc>
        <w:tc>
          <w:tcPr>
            <w:tcW w:w="1559" w:type="dxa"/>
            <w:tcBorders>
              <w:top w:val="single" w:sz="4" w:space="0" w:color="000000"/>
              <w:left w:val="single" w:sz="4" w:space="0" w:color="000000"/>
              <w:bottom w:val="single" w:sz="4" w:space="0" w:color="000000"/>
              <w:right w:val="single" w:sz="4" w:space="0" w:color="000000"/>
            </w:tcBorders>
            <w:vAlign w:val="center"/>
          </w:tcPr>
          <w:p w14:paraId="74B035BF" w14:textId="7655FF83" w:rsidR="006C0CC5" w:rsidRPr="002744F5" w:rsidRDefault="006C0CC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C0CC5" w:rsidRPr="002744F5" w14:paraId="08C3C6E2" w14:textId="270ACA90"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23CFBA6D"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1</w:t>
            </w:r>
          </w:p>
        </w:tc>
        <w:tc>
          <w:tcPr>
            <w:tcW w:w="6672" w:type="dxa"/>
            <w:tcBorders>
              <w:top w:val="single" w:sz="4" w:space="0" w:color="000000"/>
              <w:left w:val="single" w:sz="4" w:space="0" w:color="000000"/>
              <w:bottom w:val="single" w:sz="4" w:space="0" w:color="000000"/>
              <w:right w:val="single" w:sz="4" w:space="0" w:color="000000"/>
            </w:tcBorders>
            <w:vAlign w:val="center"/>
          </w:tcPr>
          <w:p w14:paraId="732FB871" w14:textId="77777777" w:rsidR="006C0CC5" w:rsidRPr="002744F5" w:rsidRDefault="006C0CC5">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Abstract</w:t>
            </w:r>
          </w:p>
        </w:tc>
        <w:tc>
          <w:tcPr>
            <w:tcW w:w="1559" w:type="dxa"/>
            <w:tcBorders>
              <w:top w:val="single" w:sz="4" w:space="0" w:color="000000"/>
              <w:left w:val="single" w:sz="4" w:space="0" w:color="000000"/>
              <w:bottom w:val="single" w:sz="4" w:space="0" w:color="000000"/>
              <w:right w:val="single" w:sz="4" w:space="0" w:color="000000"/>
            </w:tcBorders>
            <w:vAlign w:val="center"/>
          </w:tcPr>
          <w:p w14:paraId="6409B89F" w14:textId="77777777" w:rsidR="006C0CC5" w:rsidRPr="002744F5" w:rsidRDefault="006C0CC5">
            <w:pPr>
              <w:spacing w:line="360" w:lineRule="auto"/>
              <w:rPr>
                <w:rFonts w:ascii="Times New Roman" w:eastAsia="Times New Roman" w:hAnsi="Times New Roman" w:cs="Times New Roman"/>
                <w:b/>
                <w:sz w:val="24"/>
                <w:szCs w:val="24"/>
              </w:rPr>
            </w:pPr>
          </w:p>
        </w:tc>
      </w:tr>
      <w:tr w:rsidR="006C0CC5" w:rsidRPr="002744F5" w14:paraId="084D2AA4" w14:textId="63FCA272"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59B17B15"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2</w:t>
            </w:r>
          </w:p>
        </w:tc>
        <w:tc>
          <w:tcPr>
            <w:tcW w:w="6672" w:type="dxa"/>
            <w:tcBorders>
              <w:top w:val="single" w:sz="4" w:space="0" w:color="000000"/>
              <w:left w:val="single" w:sz="4" w:space="0" w:color="000000"/>
              <w:bottom w:val="single" w:sz="4" w:space="0" w:color="000000"/>
              <w:right w:val="single" w:sz="4" w:space="0" w:color="000000"/>
            </w:tcBorders>
            <w:vAlign w:val="center"/>
          </w:tcPr>
          <w:p w14:paraId="08CBAA33" w14:textId="77777777" w:rsidR="006C0CC5" w:rsidRPr="002744F5" w:rsidRDefault="006C0CC5">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Introduction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6DF0E4D3" w14:textId="77777777" w:rsidR="006C0CC5" w:rsidRPr="002744F5" w:rsidRDefault="006C0CC5">
            <w:pPr>
              <w:spacing w:line="360" w:lineRule="auto"/>
              <w:rPr>
                <w:rFonts w:ascii="Times New Roman" w:eastAsia="Times New Roman" w:hAnsi="Times New Roman" w:cs="Times New Roman"/>
                <w:b/>
                <w:sz w:val="24"/>
                <w:szCs w:val="24"/>
              </w:rPr>
            </w:pPr>
          </w:p>
        </w:tc>
      </w:tr>
      <w:tr w:rsidR="006C0CC5" w:rsidRPr="002744F5" w14:paraId="130012A3" w14:textId="4D8764B1"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13698D54"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3</w:t>
            </w:r>
          </w:p>
        </w:tc>
        <w:tc>
          <w:tcPr>
            <w:tcW w:w="6672" w:type="dxa"/>
            <w:tcBorders>
              <w:top w:val="single" w:sz="4" w:space="0" w:color="000000"/>
              <w:left w:val="single" w:sz="4" w:space="0" w:color="000000"/>
              <w:bottom w:val="single" w:sz="4" w:space="0" w:color="000000"/>
              <w:right w:val="single" w:sz="4" w:space="0" w:color="000000"/>
            </w:tcBorders>
            <w:vAlign w:val="center"/>
          </w:tcPr>
          <w:p w14:paraId="535F8863" w14:textId="588BA638" w:rsidR="006C0CC5" w:rsidRPr="006144B8" w:rsidRDefault="006C0CC5" w:rsidP="006144B8">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Project Description</w:t>
            </w:r>
            <w:r w:rsidRPr="006144B8">
              <w:rPr>
                <w:rFonts w:ascii="Times New Roman" w:eastAsia="Times New Roman" w:hAnsi="Times New Roman" w:cs="Times New Roman"/>
                <w:bCs/>
                <w:sz w:val="24"/>
                <w:szCs w:val="24"/>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5E2EC5D2" w14:textId="77777777" w:rsidR="006C0CC5" w:rsidRPr="002744F5" w:rsidRDefault="006C0CC5">
            <w:pPr>
              <w:spacing w:line="360" w:lineRule="auto"/>
              <w:rPr>
                <w:rFonts w:ascii="Times New Roman" w:eastAsia="Times New Roman" w:hAnsi="Times New Roman" w:cs="Times New Roman"/>
                <w:b/>
                <w:sz w:val="24"/>
                <w:szCs w:val="24"/>
              </w:rPr>
            </w:pPr>
          </w:p>
        </w:tc>
      </w:tr>
      <w:tr w:rsidR="006C0CC5" w:rsidRPr="002744F5" w14:paraId="739AF0B4" w14:textId="4367FC3B"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04D7B46F" w14:textId="77777777" w:rsidR="006C0CC5" w:rsidRPr="002744F5" w:rsidRDefault="006C0CC5">
            <w:pPr>
              <w:spacing w:line="360" w:lineRule="auto"/>
              <w:jc w:val="center"/>
              <w:rPr>
                <w:rFonts w:ascii="Times New Roman" w:eastAsia="Times New Roman" w:hAnsi="Times New Roman" w:cs="Times New Roman"/>
                <w:sz w:val="24"/>
                <w:szCs w:val="24"/>
              </w:rPr>
            </w:pPr>
            <w:r w:rsidRPr="002744F5">
              <w:rPr>
                <w:rFonts w:ascii="Times New Roman" w:eastAsia="Times New Roman" w:hAnsi="Times New Roman" w:cs="Times New Roman"/>
                <w:sz w:val="24"/>
                <w:szCs w:val="24"/>
              </w:rPr>
              <w:t>4</w:t>
            </w:r>
          </w:p>
        </w:tc>
        <w:tc>
          <w:tcPr>
            <w:tcW w:w="6672" w:type="dxa"/>
            <w:tcBorders>
              <w:top w:val="single" w:sz="4" w:space="0" w:color="000000"/>
              <w:left w:val="single" w:sz="4" w:space="0" w:color="000000"/>
              <w:bottom w:val="single" w:sz="4" w:space="0" w:color="000000"/>
              <w:right w:val="single" w:sz="4" w:space="0" w:color="000000"/>
            </w:tcBorders>
            <w:vAlign w:val="center"/>
          </w:tcPr>
          <w:p w14:paraId="7E613E2B" w14:textId="78E88D02" w:rsidR="006C0CC5" w:rsidRPr="009C7664" w:rsidRDefault="006C0CC5" w:rsidP="009C7664">
            <w:pPr>
              <w:spacing w:line="360" w:lineRule="auto"/>
              <w:rPr>
                <w:rFonts w:ascii="Times New Roman" w:eastAsia="Times New Roman" w:hAnsi="Times New Roman" w:cs="Times New Roman"/>
                <w:b/>
                <w:sz w:val="24"/>
                <w:szCs w:val="24"/>
              </w:rPr>
            </w:pPr>
            <w:r w:rsidRPr="002744F5">
              <w:rPr>
                <w:rFonts w:ascii="Times New Roman" w:eastAsia="Times New Roman" w:hAnsi="Times New Roman" w:cs="Times New Roman"/>
                <w:b/>
                <w:sz w:val="24"/>
                <w:szCs w:val="24"/>
              </w:rPr>
              <w:t>Pro</w:t>
            </w:r>
            <w:r>
              <w:rPr>
                <w:rFonts w:ascii="Times New Roman" w:eastAsia="Times New Roman" w:hAnsi="Times New Roman" w:cs="Times New Roman"/>
                <w:b/>
                <w:sz w:val="24"/>
                <w:szCs w:val="24"/>
              </w:rPr>
              <w:t>blem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07442F57" w14:textId="77777777" w:rsidR="006C0CC5" w:rsidRPr="002744F5" w:rsidRDefault="006C0CC5">
            <w:pPr>
              <w:spacing w:line="360" w:lineRule="auto"/>
              <w:rPr>
                <w:rFonts w:ascii="Times New Roman" w:eastAsia="Times New Roman" w:hAnsi="Times New Roman" w:cs="Times New Roman"/>
                <w:b/>
                <w:sz w:val="24"/>
                <w:szCs w:val="24"/>
              </w:rPr>
            </w:pPr>
          </w:p>
        </w:tc>
      </w:tr>
      <w:tr w:rsidR="006C0CC5" w:rsidRPr="002744F5" w14:paraId="11A87616" w14:textId="5DD8D028"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0D3FFDEE" w14:textId="06050F90"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72" w:type="dxa"/>
            <w:tcBorders>
              <w:top w:val="single" w:sz="4" w:space="0" w:color="000000"/>
              <w:left w:val="single" w:sz="4" w:space="0" w:color="000000"/>
              <w:bottom w:val="single" w:sz="4" w:space="0" w:color="000000"/>
              <w:right w:val="single" w:sz="4" w:space="0" w:color="000000"/>
            </w:tcBorders>
            <w:vAlign w:val="center"/>
          </w:tcPr>
          <w:p w14:paraId="6AFD4762" w14:textId="0D934166" w:rsidR="006C0CC5" w:rsidRPr="00CD69C5" w:rsidRDefault="006C0CC5" w:rsidP="00925151">
            <w:pPr>
              <w:rPr>
                <w:rFonts w:ascii="Times New Roman" w:hAnsi="Times New Roman" w:cs="Times New Roman"/>
                <w:b/>
                <w:bCs/>
                <w:sz w:val="24"/>
                <w:szCs w:val="24"/>
              </w:rPr>
            </w:pPr>
            <w:r w:rsidRPr="00CD69C5">
              <w:rPr>
                <w:rFonts w:ascii="Times New Roman" w:hAnsi="Times New Roman" w:cs="Times New Roman"/>
                <w:b/>
                <w:bCs/>
                <w:sz w:val="24"/>
                <w:szCs w:val="24"/>
              </w:rPr>
              <w:t>Tool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61B6672B" w14:textId="77777777" w:rsidR="006C0CC5" w:rsidRPr="00E6495C" w:rsidRDefault="006C0CC5" w:rsidP="00A714E0">
            <w:pPr>
              <w:rPr>
                <w:b/>
                <w:bCs/>
              </w:rPr>
            </w:pPr>
          </w:p>
        </w:tc>
      </w:tr>
      <w:tr w:rsidR="006C0CC5" w:rsidRPr="002744F5" w14:paraId="68E4DF5D" w14:textId="2DA0D841"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2C538075" w14:textId="0B32CB47"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72" w:type="dxa"/>
            <w:tcBorders>
              <w:top w:val="single" w:sz="4" w:space="0" w:color="000000"/>
              <w:left w:val="single" w:sz="4" w:space="0" w:color="000000"/>
              <w:bottom w:val="single" w:sz="4" w:space="0" w:color="000000"/>
              <w:right w:val="single" w:sz="4" w:space="0" w:color="000000"/>
            </w:tcBorders>
            <w:vAlign w:val="center"/>
          </w:tcPr>
          <w:p w14:paraId="1A73D5FC" w14:textId="6A7C0385" w:rsidR="006C0CC5" w:rsidRPr="00CD69C5" w:rsidRDefault="006C0CC5" w:rsidP="00925151">
            <w:pPr>
              <w:rPr>
                <w:rFonts w:ascii="Times New Roman" w:hAnsi="Times New Roman" w:cs="Times New Roman"/>
                <w:b/>
                <w:bCs/>
                <w:sz w:val="24"/>
                <w:szCs w:val="24"/>
              </w:rPr>
            </w:pPr>
            <w:r w:rsidRPr="00CD69C5">
              <w:rPr>
                <w:rFonts w:ascii="Times New Roman" w:hAnsi="Times New Roman" w:cs="Times New Roman"/>
                <w:b/>
                <w:bCs/>
                <w:sz w:val="24"/>
                <w:szCs w:val="24"/>
              </w:rPr>
              <w:t>Operations</w:t>
            </w:r>
          </w:p>
        </w:tc>
        <w:tc>
          <w:tcPr>
            <w:tcW w:w="1559" w:type="dxa"/>
            <w:tcBorders>
              <w:top w:val="single" w:sz="4" w:space="0" w:color="000000"/>
              <w:left w:val="single" w:sz="4" w:space="0" w:color="000000"/>
              <w:bottom w:val="single" w:sz="4" w:space="0" w:color="000000"/>
              <w:right w:val="single" w:sz="4" w:space="0" w:color="000000"/>
            </w:tcBorders>
            <w:vAlign w:val="center"/>
          </w:tcPr>
          <w:p w14:paraId="0E950437" w14:textId="77777777" w:rsidR="006C0CC5" w:rsidRPr="00E6495C" w:rsidRDefault="006C0CC5" w:rsidP="00E6495C">
            <w:pPr>
              <w:rPr>
                <w:b/>
                <w:bCs/>
              </w:rPr>
            </w:pPr>
          </w:p>
        </w:tc>
      </w:tr>
      <w:tr w:rsidR="006C0CC5" w:rsidRPr="002744F5" w14:paraId="1DDD348D" w14:textId="05CF7A37"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A11179D" w14:textId="722B9E27"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72" w:type="dxa"/>
            <w:tcBorders>
              <w:top w:val="single" w:sz="4" w:space="0" w:color="000000"/>
              <w:left w:val="single" w:sz="4" w:space="0" w:color="000000"/>
              <w:bottom w:val="single" w:sz="4" w:space="0" w:color="000000"/>
              <w:right w:val="single" w:sz="4" w:space="0" w:color="000000"/>
            </w:tcBorders>
            <w:vAlign w:val="center"/>
          </w:tcPr>
          <w:p w14:paraId="5B95D36F" w14:textId="2EA94A18" w:rsidR="006C0CC5" w:rsidRPr="008E2631" w:rsidRDefault="006C0CC5" w:rsidP="00421A01">
            <w:pPr>
              <w:rPr>
                <w:rFonts w:ascii="Times New Roman" w:hAnsi="Times New Roman" w:cs="Times New Roman"/>
                <w:b/>
                <w:bCs/>
                <w:sz w:val="24"/>
                <w:szCs w:val="24"/>
              </w:rPr>
            </w:pPr>
            <w:r w:rsidRPr="008E2631">
              <w:rPr>
                <w:rFonts w:ascii="Times New Roman" w:hAnsi="Times New Roman" w:cs="Times New Roman"/>
                <w:b/>
                <w:bCs/>
                <w:sz w:val="24"/>
                <w:szCs w:val="24"/>
              </w:rPr>
              <w:t>Module Description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0390475B" w14:textId="77777777" w:rsidR="006C0CC5" w:rsidRPr="00E6495C" w:rsidRDefault="006C0CC5" w:rsidP="00E6495C">
            <w:pPr>
              <w:rPr>
                <w:b/>
                <w:bCs/>
              </w:rPr>
            </w:pPr>
          </w:p>
        </w:tc>
      </w:tr>
      <w:tr w:rsidR="006C0CC5" w:rsidRPr="002744F5" w14:paraId="5C8414DF" w14:textId="510E2A73"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4A35C3CA" w14:textId="73ACB980"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72" w:type="dxa"/>
            <w:tcBorders>
              <w:top w:val="single" w:sz="4" w:space="0" w:color="000000"/>
              <w:left w:val="single" w:sz="4" w:space="0" w:color="000000"/>
              <w:bottom w:val="single" w:sz="4" w:space="0" w:color="000000"/>
              <w:right w:val="single" w:sz="4" w:space="0" w:color="000000"/>
            </w:tcBorders>
            <w:vAlign w:val="center"/>
          </w:tcPr>
          <w:p w14:paraId="605CA072" w14:textId="71E61656" w:rsidR="006C0CC5" w:rsidRPr="004832AA" w:rsidRDefault="006C0CC5" w:rsidP="008E2631">
            <w:pPr>
              <w:rPr>
                <w:rFonts w:ascii="Times New Roman" w:hAnsi="Times New Roman" w:cs="Times New Roman"/>
                <w:b/>
                <w:bCs/>
                <w:sz w:val="24"/>
                <w:szCs w:val="24"/>
              </w:rPr>
            </w:pPr>
            <w:r w:rsidRPr="004832AA">
              <w:rPr>
                <w:rFonts w:ascii="Times New Roman" w:hAnsi="Times New Roman" w:cs="Times New Roman"/>
                <w:b/>
                <w:bCs/>
                <w:sz w:val="24"/>
                <w:szCs w:val="24"/>
              </w:rPr>
              <w:t>Implementation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277F670E" w14:textId="77777777" w:rsidR="006C0CC5" w:rsidRPr="00E6495C" w:rsidRDefault="006C0CC5" w:rsidP="00E6495C">
            <w:pPr>
              <w:rPr>
                <w:b/>
                <w:bCs/>
              </w:rPr>
            </w:pPr>
          </w:p>
        </w:tc>
      </w:tr>
      <w:tr w:rsidR="006C0CC5" w:rsidRPr="002744F5" w14:paraId="669ACF13" w14:textId="5DA13F6D"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52219896" w14:textId="1B7CDB1A"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672" w:type="dxa"/>
            <w:tcBorders>
              <w:top w:val="single" w:sz="4" w:space="0" w:color="000000"/>
              <w:left w:val="single" w:sz="4" w:space="0" w:color="000000"/>
              <w:bottom w:val="single" w:sz="4" w:space="0" w:color="000000"/>
              <w:right w:val="single" w:sz="4" w:space="0" w:color="000000"/>
            </w:tcBorders>
            <w:vAlign w:val="center"/>
          </w:tcPr>
          <w:p w14:paraId="6DE789B5" w14:textId="05F0A46D" w:rsidR="006C0CC5" w:rsidRPr="004832AA" w:rsidRDefault="006C0CC5" w:rsidP="004832AA">
            <w:pPr>
              <w:rPr>
                <w:rFonts w:ascii="Times New Roman" w:hAnsi="Times New Roman" w:cs="Times New Roman"/>
                <w:b/>
                <w:bCs/>
                <w:sz w:val="24"/>
                <w:szCs w:val="24"/>
              </w:rPr>
            </w:pPr>
            <w:r w:rsidRPr="004832AA">
              <w:rPr>
                <w:rFonts w:ascii="Times New Roman" w:hAnsi="Times New Roman" w:cs="Times New Roman"/>
                <w:b/>
                <w:bCs/>
                <w:sz w:val="24"/>
                <w:szCs w:val="24"/>
              </w:rPr>
              <w:t>Result</w:t>
            </w:r>
          </w:p>
        </w:tc>
        <w:tc>
          <w:tcPr>
            <w:tcW w:w="1559" w:type="dxa"/>
            <w:tcBorders>
              <w:top w:val="single" w:sz="4" w:space="0" w:color="000000"/>
              <w:left w:val="single" w:sz="4" w:space="0" w:color="000000"/>
              <w:bottom w:val="single" w:sz="4" w:space="0" w:color="000000"/>
              <w:right w:val="single" w:sz="4" w:space="0" w:color="000000"/>
            </w:tcBorders>
            <w:vAlign w:val="center"/>
          </w:tcPr>
          <w:p w14:paraId="0E0B3369" w14:textId="77777777" w:rsidR="006C0CC5" w:rsidRDefault="006C0CC5" w:rsidP="00E6495C">
            <w:pPr>
              <w:rPr>
                <w:b/>
                <w:bCs/>
              </w:rPr>
            </w:pPr>
          </w:p>
        </w:tc>
      </w:tr>
      <w:tr w:rsidR="006C0CC5" w:rsidRPr="002744F5" w14:paraId="14C07630" w14:textId="5EBFEB74"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768D75AE" w14:textId="110ADD0D" w:rsidR="006C0CC5" w:rsidRPr="002744F5" w:rsidRDefault="006C0C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72" w:type="dxa"/>
            <w:tcBorders>
              <w:top w:val="single" w:sz="4" w:space="0" w:color="000000"/>
              <w:left w:val="single" w:sz="4" w:space="0" w:color="000000"/>
              <w:bottom w:val="single" w:sz="4" w:space="0" w:color="000000"/>
              <w:right w:val="single" w:sz="4" w:space="0" w:color="000000"/>
            </w:tcBorders>
            <w:vAlign w:val="center"/>
          </w:tcPr>
          <w:p w14:paraId="2BE8959D" w14:textId="3884DD3D" w:rsidR="006C0CC5" w:rsidRPr="004832AA" w:rsidRDefault="006C0CC5" w:rsidP="00E6495C">
            <w:pPr>
              <w:rPr>
                <w:rFonts w:ascii="Times New Roman" w:hAnsi="Times New Roman" w:cs="Times New Roman"/>
                <w:b/>
                <w:bCs/>
                <w:sz w:val="24"/>
                <w:szCs w:val="24"/>
              </w:rPr>
            </w:pPr>
            <w:r w:rsidRPr="004832AA">
              <w:rPr>
                <w:rFonts w:ascii="Times New Roman" w:hAnsi="Times New Roman" w:cs="Times New Roman"/>
                <w:b/>
                <w:bCs/>
                <w:sz w:val="24"/>
                <w:szCs w:val="24"/>
              </w:rPr>
              <w:t>Conclusion</w:t>
            </w:r>
            <w:r w:rsidR="004832AA" w:rsidRPr="004832AA">
              <w:rPr>
                <w:rFonts w:ascii="Times New Roman" w:hAnsi="Times New Roman" w:cs="Times New Roman"/>
                <w:b/>
                <w:bCs/>
                <w:sz w:val="24"/>
                <w:szCs w:val="24"/>
              </w:rPr>
              <w:t xml:space="preserve"> &amp; </w:t>
            </w:r>
            <w:r w:rsidRPr="004832AA">
              <w:rPr>
                <w:rFonts w:ascii="Times New Roman" w:hAnsi="Times New Roman" w:cs="Times New Roman"/>
                <w:b/>
                <w:bCs/>
                <w:sz w:val="24"/>
                <w:szCs w:val="24"/>
              </w:rPr>
              <w:t>References</w:t>
            </w:r>
          </w:p>
        </w:tc>
        <w:tc>
          <w:tcPr>
            <w:tcW w:w="1559" w:type="dxa"/>
            <w:tcBorders>
              <w:top w:val="single" w:sz="4" w:space="0" w:color="000000"/>
              <w:left w:val="single" w:sz="4" w:space="0" w:color="000000"/>
              <w:bottom w:val="single" w:sz="4" w:space="0" w:color="000000"/>
              <w:right w:val="single" w:sz="4" w:space="0" w:color="000000"/>
            </w:tcBorders>
            <w:vAlign w:val="center"/>
          </w:tcPr>
          <w:p w14:paraId="03B8B6B5" w14:textId="77777777" w:rsidR="006C0CC5" w:rsidRPr="00E6495C" w:rsidRDefault="006C0CC5" w:rsidP="00E6495C">
            <w:pPr>
              <w:rPr>
                <w:b/>
                <w:bCs/>
              </w:rPr>
            </w:pPr>
          </w:p>
        </w:tc>
      </w:tr>
    </w:tbl>
    <w:p w14:paraId="5C070283" w14:textId="77777777" w:rsidR="00414C40" w:rsidRDefault="00414C40">
      <w:pPr>
        <w:spacing w:after="0" w:line="360" w:lineRule="auto"/>
        <w:jc w:val="center"/>
        <w:rPr>
          <w:rFonts w:ascii="Times New Roman" w:eastAsia="Times New Roman" w:hAnsi="Times New Roman" w:cs="Times New Roman"/>
          <w:b/>
          <w:sz w:val="32"/>
          <w:szCs w:val="32"/>
        </w:rPr>
      </w:pPr>
    </w:p>
    <w:p w14:paraId="1191BE89" w14:textId="77777777" w:rsidR="00E96FC5" w:rsidRDefault="00E96FC5" w:rsidP="00C322AA">
      <w:pPr>
        <w:spacing w:after="0" w:line="360" w:lineRule="auto"/>
        <w:rPr>
          <w:rFonts w:ascii="Times New Roman" w:eastAsia="Times New Roman" w:hAnsi="Times New Roman" w:cs="Times New Roman"/>
          <w:b/>
          <w:sz w:val="34"/>
          <w:szCs w:val="34"/>
        </w:rPr>
      </w:pPr>
    </w:p>
    <w:p w14:paraId="0C0EFA85" w14:textId="77777777" w:rsidR="00E96FC5" w:rsidRDefault="00E96FC5" w:rsidP="00C322AA">
      <w:pPr>
        <w:spacing w:after="0" w:line="360" w:lineRule="auto"/>
        <w:rPr>
          <w:rFonts w:ascii="Times New Roman" w:eastAsia="Times New Roman" w:hAnsi="Times New Roman" w:cs="Times New Roman"/>
          <w:b/>
          <w:sz w:val="34"/>
          <w:szCs w:val="34"/>
        </w:rPr>
      </w:pPr>
    </w:p>
    <w:p w14:paraId="5917F1BD" w14:textId="77777777" w:rsidR="00E96FC5" w:rsidRDefault="00E96FC5" w:rsidP="00C322AA">
      <w:pPr>
        <w:spacing w:after="0" w:line="360" w:lineRule="auto"/>
        <w:rPr>
          <w:rFonts w:ascii="Times New Roman" w:eastAsia="Times New Roman" w:hAnsi="Times New Roman" w:cs="Times New Roman"/>
          <w:b/>
          <w:sz w:val="34"/>
          <w:szCs w:val="34"/>
        </w:rPr>
      </w:pPr>
    </w:p>
    <w:p w14:paraId="05A3D1AF" w14:textId="77777777" w:rsidR="00E96FC5" w:rsidRDefault="00E96FC5" w:rsidP="00C322AA">
      <w:pPr>
        <w:spacing w:after="0" w:line="360" w:lineRule="auto"/>
        <w:rPr>
          <w:rFonts w:ascii="Times New Roman" w:eastAsia="Times New Roman" w:hAnsi="Times New Roman" w:cs="Times New Roman"/>
          <w:b/>
          <w:sz w:val="34"/>
          <w:szCs w:val="34"/>
        </w:rPr>
      </w:pPr>
    </w:p>
    <w:p w14:paraId="0DCE5094" w14:textId="77777777" w:rsidR="00E96FC5" w:rsidRDefault="00E96FC5" w:rsidP="00C322AA">
      <w:pPr>
        <w:spacing w:after="0" w:line="360" w:lineRule="auto"/>
        <w:rPr>
          <w:rFonts w:ascii="Times New Roman" w:eastAsia="Times New Roman" w:hAnsi="Times New Roman" w:cs="Times New Roman"/>
          <w:b/>
          <w:sz w:val="34"/>
          <w:szCs w:val="34"/>
        </w:rPr>
      </w:pPr>
    </w:p>
    <w:p w14:paraId="369450C4" w14:textId="77777777" w:rsidR="00AE11CA" w:rsidRDefault="00AE11CA" w:rsidP="00C322AA">
      <w:pPr>
        <w:spacing w:after="0" w:line="360" w:lineRule="auto"/>
        <w:rPr>
          <w:rFonts w:ascii="Times New Roman" w:eastAsia="Times New Roman" w:hAnsi="Times New Roman" w:cs="Times New Roman"/>
          <w:b/>
          <w:sz w:val="34"/>
          <w:szCs w:val="34"/>
        </w:rPr>
      </w:pPr>
    </w:p>
    <w:p w14:paraId="3F00BC80" w14:textId="77777777" w:rsidR="00925151" w:rsidRDefault="00925151" w:rsidP="00C322AA">
      <w:pPr>
        <w:spacing w:after="0" w:line="360" w:lineRule="auto"/>
        <w:rPr>
          <w:rFonts w:ascii="Times New Roman" w:eastAsia="Times New Roman" w:hAnsi="Times New Roman" w:cs="Times New Roman"/>
          <w:b/>
          <w:sz w:val="34"/>
          <w:szCs w:val="34"/>
        </w:rPr>
      </w:pPr>
    </w:p>
    <w:p w14:paraId="6D8799AF" w14:textId="77777777" w:rsidR="00404903" w:rsidRDefault="00404903" w:rsidP="00C322AA">
      <w:pPr>
        <w:spacing w:after="0" w:line="360" w:lineRule="auto"/>
        <w:rPr>
          <w:rFonts w:ascii="Times New Roman" w:eastAsia="Times New Roman" w:hAnsi="Times New Roman" w:cs="Times New Roman"/>
          <w:b/>
          <w:sz w:val="34"/>
          <w:szCs w:val="34"/>
        </w:rPr>
      </w:pPr>
    </w:p>
    <w:p w14:paraId="7AB45D26" w14:textId="77777777" w:rsidR="00925151" w:rsidRDefault="00925151" w:rsidP="00C322AA">
      <w:pPr>
        <w:spacing w:after="0" w:line="360" w:lineRule="auto"/>
        <w:rPr>
          <w:rFonts w:ascii="Times New Roman" w:eastAsia="Times New Roman" w:hAnsi="Times New Roman" w:cs="Times New Roman"/>
          <w:b/>
          <w:sz w:val="34"/>
          <w:szCs w:val="34"/>
        </w:rPr>
      </w:pPr>
    </w:p>
    <w:p w14:paraId="62B9D899" w14:textId="77777777" w:rsidR="008E2631" w:rsidRDefault="008E2631" w:rsidP="00C322AA">
      <w:pPr>
        <w:spacing w:after="0" w:line="360" w:lineRule="auto"/>
        <w:rPr>
          <w:rFonts w:ascii="Times New Roman" w:eastAsia="Times New Roman" w:hAnsi="Times New Roman" w:cs="Times New Roman"/>
          <w:b/>
          <w:sz w:val="34"/>
          <w:szCs w:val="34"/>
        </w:rPr>
      </w:pPr>
    </w:p>
    <w:p w14:paraId="53EFC2A1" w14:textId="3AC6A832" w:rsidR="00C322AA" w:rsidRPr="00685476" w:rsidRDefault="00C322AA" w:rsidP="00C322AA">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w:t>
      </w:r>
      <w:r w:rsidR="00661551">
        <w:rPr>
          <w:rFonts w:ascii="Times New Roman" w:eastAsia="Times New Roman" w:hAnsi="Times New Roman" w:cs="Times New Roman"/>
          <w:b/>
          <w:sz w:val="32"/>
          <w:szCs w:val="32"/>
        </w:rPr>
        <w:t>BSTRACT</w:t>
      </w:r>
    </w:p>
    <w:p w14:paraId="43232BC5" w14:textId="08643DC1" w:rsidR="00404903" w:rsidRPr="0009036F" w:rsidRDefault="0009036F" w:rsidP="00960DA1">
      <w:pPr>
        <w:spacing w:after="0" w:line="360" w:lineRule="auto"/>
        <w:ind w:firstLine="720"/>
        <w:jc w:val="both"/>
        <w:rPr>
          <w:rFonts w:ascii="Times New Roman" w:eastAsia="Times New Roman" w:hAnsi="Times New Roman" w:cs="Times New Roman"/>
          <w:bCs/>
          <w:sz w:val="28"/>
          <w:szCs w:val="28"/>
        </w:rPr>
      </w:pPr>
      <w:r w:rsidRPr="0009036F">
        <w:rPr>
          <w:rFonts w:ascii="Times New Roman" w:eastAsia="Times New Roman" w:hAnsi="Times New Roman" w:cs="Times New Roman"/>
          <w:bCs/>
          <w:sz w:val="28"/>
          <w:szCs w:val="28"/>
        </w:rPr>
        <w:t>E - C</w:t>
      </w:r>
      <w:r w:rsidR="00404903" w:rsidRPr="0009036F">
        <w:rPr>
          <w:rFonts w:ascii="Times New Roman" w:eastAsia="Times New Roman" w:hAnsi="Times New Roman" w:cs="Times New Roman"/>
          <w:bCs/>
          <w:sz w:val="28"/>
          <w:szCs w:val="28"/>
        </w:rPr>
        <w:t>ommerce, the digital exchange of goods and services over the internet, has fundamentally transformed the global marketplace. This paper explores the evolution of e-commerce, examining its impact on businesses, consumers, and economies. It traces the development of e-commerce platforms, the adoption of various business models (B2B, B2C, C2C), and the technological innovations that have driven growth, such as mobile commerce, artificial intelligence, and blockchain. The study highlights key factors influencing the success of e-commerce, including user experience, digital marketing strategies, logistics, and cybersecurity. It also addresses the challenges and risks posed by the digital environment, such as fraud, data privacy concerns, and market saturation. Ultimately, this paper underscores the ongoing potential of e-commerce to redefine traditional business practices, enhance consumer engagement, and foster global economic integration.</w:t>
      </w:r>
    </w:p>
    <w:p w14:paraId="5CDC4667" w14:textId="77777777" w:rsidR="00960DA1" w:rsidRPr="0009036F" w:rsidRDefault="00960DA1" w:rsidP="00960DA1">
      <w:pPr>
        <w:spacing w:after="0" w:line="360" w:lineRule="auto"/>
        <w:ind w:firstLine="720"/>
        <w:jc w:val="both"/>
        <w:rPr>
          <w:rFonts w:ascii="Times New Roman" w:eastAsia="Times New Roman" w:hAnsi="Times New Roman" w:cs="Times New Roman"/>
          <w:b/>
          <w:sz w:val="28"/>
          <w:szCs w:val="28"/>
        </w:rPr>
      </w:pPr>
    </w:p>
    <w:p w14:paraId="77E1C925" w14:textId="3C356F7B" w:rsidR="00404903" w:rsidRPr="0009036F" w:rsidRDefault="00404903" w:rsidP="00960DA1">
      <w:pPr>
        <w:spacing w:after="0" w:line="360" w:lineRule="auto"/>
        <w:ind w:firstLine="720"/>
        <w:jc w:val="both"/>
        <w:rPr>
          <w:rFonts w:ascii="Times New Roman" w:eastAsia="Times New Roman" w:hAnsi="Times New Roman" w:cs="Times New Roman"/>
          <w:bCs/>
          <w:sz w:val="28"/>
          <w:szCs w:val="28"/>
        </w:rPr>
      </w:pPr>
      <w:r w:rsidRPr="0009036F">
        <w:rPr>
          <w:rFonts w:ascii="Times New Roman" w:eastAsia="Times New Roman" w:hAnsi="Times New Roman" w:cs="Times New Roman"/>
          <w:bCs/>
          <w:sz w:val="28"/>
          <w:szCs w:val="28"/>
        </w:rPr>
        <w:t>As e-commerce continues to evolve, it is increasingly shaping consumer behavior and business strategies. The rise of social media platforms, personalized marketing, and targeted advertising has made it easier for companies to reach and engage their audiences, while simultaneously offering consumers more tailored shopping experiences. Mobile commerce, in particular, has gained significant traction, with smartphones becoming central hubs for online shopping, payment processing, and customer service interactions. Additionally, innovations such as virtual and augmented reality are beginning to reshape product discovery and virtual storefronts, further enhancing the digital shopping experience. However, with the rapid growth of e-commerce, there is also a growing need for businesses to prioritize sustainability, ethical practices, and transparent customer relationships. This paper explores the emerging trends and technologies that are set to influence the future of e-commerce, as well as the broader implications for market competition, consumer trust, and regulatory frameworks.</w:t>
      </w:r>
    </w:p>
    <w:p w14:paraId="787AEF58"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530FF808" w14:textId="722F4CBE" w:rsidR="00A3528B" w:rsidRPr="00960DA1" w:rsidRDefault="00865C2D" w:rsidP="0043704B">
      <w:pPr>
        <w:spacing w:after="0" w:line="360" w:lineRule="auto"/>
        <w:jc w:val="both"/>
        <w:rPr>
          <w:rFonts w:ascii="Times New Roman" w:eastAsia="Times New Roman" w:hAnsi="Times New Roman" w:cs="Times New Roman"/>
          <w:b/>
          <w:sz w:val="32"/>
          <w:szCs w:val="32"/>
        </w:rPr>
      </w:pPr>
      <w:r w:rsidRPr="00960DA1">
        <w:rPr>
          <w:rFonts w:ascii="Times New Roman" w:eastAsia="Times New Roman" w:hAnsi="Times New Roman" w:cs="Times New Roman"/>
          <w:b/>
          <w:sz w:val="32"/>
          <w:szCs w:val="32"/>
        </w:rPr>
        <w:t>I</w:t>
      </w:r>
      <w:r w:rsidR="002D7503" w:rsidRPr="00960DA1">
        <w:rPr>
          <w:rFonts w:ascii="Times New Roman" w:eastAsia="Times New Roman" w:hAnsi="Times New Roman" w:cs="Times New Roman"/>
          <w:b/>
          <w:sz w:val="32"/>
          <w:szCs w:val="32"/>
        </w:rPr>
        <w:t>NTRODUCTION</w:t>
      </w:r>
    </w:p>
    <w:p w14:paraId="336EE7AD" w14:textId="77777777" w:rsidR="00404903" w:rsidRPr="0009036F" w:rsidRDefault="00404903" w:rsidP="00960DA1">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The rise of e-commerce has revolutionized the way businesses operate and how consumers interact with the marketplace. Over the past few decades, the internet has transitioned from a tool for communication and information sharing to a powerful engine for global commerce. E-commerce, which involves the buying and selling of goods and services through digital platforms, has become an integral part of the global economy, enabling businesses to reach customers across geographic boundaries and time zones. The convenience of online shopping, coupled with advancements in payment systems, logistics, and digital marketing, has made e-commerce a dominant force in retail, finance, and many other industries.</w:t>
      </w:r>
    </w:p>
    <w:p w14:paraId="3D396AB1" w14:textId="77777777" w:rsidR="00960DA1" w:rsidRPr="0009036F" w:rsidRDefault="00960DA1" w:rsidP="00960DA1">
      <w:pPr>
        <w:spacing w:after="0" w:line="360" w:lineRule="auto"/>
        <w:ind w:firstLine="720"/>
        <w:jc w:val="both"/>
        <w:rPr>
          <w:rFonts w:ascii="Times New Roman" w:eastAsia="Times New Roman" w:hAnsi="Times New Roman" w:cs="Times New Roman"/>
          <w:bCs/>
          <w:sz w:val="28"/>
          <w:szCs w:val="28"/>
          <w:lang w:val="en-IN"/>
        </w:rPr>
      </w:pPr>
    </w:p>
    <w:p w14:paraId="40BAAA32" w14:textId="77777777" w:rsidR="00404903" w:rsidRPr="0009036F" w:rsidRDefault="00404903" w:rsidP="00960DA1">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The expansion of e-commerce has been accelerated by the growing prevalence of smartphones, the rise of social media platforms, and innovations in artificial intelligence, all of which have made online shopping more personalized, accessible, and engaging for consumers. At the same time, e-commerce has opened up new business models, including business-to-consumer (B2C), business-to-business (B2B), and consumer-to-consumer (C2C), creating a dynamic and highly competitive environment. As the digital marketplace continues to expand, it is reshaping traditional business practices, challenging established retailers, and presenting both opportunities and challenges for companies and consumers alike.</w:t>
      </w:r>
    </w:p>
    <w:p w14:paraId="2462D1DD" w14:textId="77777777" w:rsidR="00960DA1" w:rsidRPr="0009036F" w:rsidRDefault="00960DA1" w:rsidP="00960DA1">
      <w:pPr>
        <w:spacing w:after="0" w:line="360" w:lineRule="auto"/>
        <w:ind w:firstLine="720"/>
        <w:jc w:val="both"/>
        <w:rPr>
          <w:rFonts w:ascii="Times New Roman" w:eastAsia="Times New Roman" w:hAnsi="Times New Roman" w:cs="Times New Roman"/>
          <w:bCs/>
          <w:sz w:val="28"/>
          <w:szCs w:val="28"/>
          <w:lang w:val="en-IN"/>
        </w:rPr>
      </w:pPr>
    </w:p>
    <w:p w14:paraId="54200B8B" w14:textId="77777777" w:rsidR="00404903" w:rsidRPr="0009036F" w:rsidRDefault="00404903" w:rsidP="00960DA1">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paper explores the evolution, impact, and future of e-commerce, examining its key drivers, the technologies shaping its growth, and the challenges it presents to businesses, consumers, and regulators.</w:t>
      </w:r>
    </w:p>
    <w:p w14:paraId="50ECF732"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3F1FFA0C"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4F3EFC9C"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1693082D" w14:textId="77777777" w:rsidR="00404903" w:rsidRPr="00960DA1" w:rsidRDefault="00404903" w:rsidP="0043704B">
      <w:pPr>
        <w:spacing w:after="0" w:line="360" w:lineRule="auto"/>
        <w:jc w:val="both"/>
        <w:rPr>
          <w:rFonts w:ascii="Times New Roman" w:eastAsia="Times New Roman" w:hAnsi="Times New Roman" w:cs="Times New Roman"/>
          <w:b/>
          <w:sz w:val="32"/>
          <w:szCs w:val="32"/>
        </w:rPr>
      </w:pPr>
    </w:p>
    <w:p w14:paraId="46C73AB9" w14:textId="39358C9C" w:rsidR="00CB18D1" w:rsidRPr="00960DA1" w:rsidRDefault="0046263B" w:rsidP="0043704B">
      <w:pPr>
        <w:spacing w:after="0" w:line="360" w:lineRule="auto"/>
        <w:jc w:val="both"/>
        <w:rPr>
          <w:rFonts w:ascii="Times New Roman" w:eastAsia="Times New Roman" w:hAnsi="Times New Roman" w:cs="Times New Roman"/>
          <w:b/>
          <w:sz w:val="32"/>
          <w:szCs w:val="32"/>
        </w:rPr>
      </w:pPr>
      <w:r w:rsidRPr="00960DA1">
        <w:rPr>
          <w:rFonts w:ascii="Times New Roman" w:eastAsia="Times New Roman" w:hAnsi="Times New Roman" w:cs="Times New Roman"/>
          <w:b/>
          <w:sz w:val="32"/>
          <w:szCs w:val="32"/>
        </w:rPr>
        <w:t>P</w:t>
      </w:r>
      <w:r w:rsidR="009466BE" w:rsidRPr="00960DA1">
        <w:rPr>
          <w:rFonts w:ascii="Times New Roman" w:eastAsia="Times New Roman" w:hAnsi="Times New Roman" w:cs="Times New Roman"/>
          <w:b/>
          <w:sz w:val="32"/>
          <w:szCs w:val="32"/>
        </w:rPr>
        <w:t>ROJECT DESCRIPTION</w:t>
      </w:r>
    </w:p>
    <w:p w14:paraId="769938C1" w14:textId="77777777" w:rsidR="00391CF6" w:rsidRPr="00960DA1" w:rsidRDefault="00391CF6" w:rsidP="0043704B">
      <w:pPr>
        <w:spacing w:after="0" w:line="360" w:lineRule="auto"/>
        <w:jc w:val="both"/>
        <w:rPr>
          <w:rFonts w:ascii="Times New Roman" w:eastAsia="Times New Roman" w:hAnsi="Times New Roman" w:cs="Times New Roman"/>
          <w:b/>
          <w:sz w:val="32"/>
          <w:szCs w:val="32"/>
        </w:rPr>
      </w:pPr>
    </w:p>
    <w:p w14:paraId="200723B7" w14:textId="40240790" w:rsidR="00404903" w:rsidRPr="0009036F" w:rsidRDefault="00404903" w:rsidP="00960DA1">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project aims to develop a comprehensive e-commerce platform designed to provide a seamless online shopping experience for both consumers and businesses. The platform will facilitate the buying and selling of products across multiple categories, including electronics, apparel, home goods, and more, while integrating advanced features to enhance usability, security, and scalability. The project will focus on creating a user-friendly interface that allows customers to easily browse, search, and purchase products, while also enabling businesses to manage inventory, process orders, and track customer data efficiently.</w:t>
      </w:r>
    </w:p>
    <w:p w14:paraId="6C18D686" w14:textId="77777777" w:rsidR="00960DA1" w:rsidRPr="0009036F" w:rsidRDefault="00960DA1" w:rsidP="0043704B">
      <w:pPr>
        <w:spacing w:after="0" w:line="360" w:lineRule="auto"/>
        <w:jc w:val="both"/>
        <w:rPr>
          <w:rFonts w:ascii="Times New Roman" w:eastAsia="Times New Roman" w:hAnsi="Times New Roman" w:cs="Times New Roman"/>
          <w:bCs/>
          <w:sz w:val="28"/>
          <w:szCs w:val="28"/>
          <w:lang w:val="en-IN"/>
        </w:rPr>
      </w:pPr>
    </w:p>
    <w:p w14:paraId="4CF1D48F" w14:textId="77777777" w:rsidR="00404903" w:rsidRPr="0009036F" w:rsidRDefault="00404903" w:rsidP="0043704B">
      <w:p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Key components of the project include:</w:t>
      </w:r>
    </w:p>
    <w:p w14:paraId="40F8835E" w14:textId="77777777" w:rsidR="00960DA1" w:rsidRPr="0009036F" w:rsidRDefault="00960DA1" w:rsidP="0043704B">
      <w:pPr>
        <w:spacing w:after="0" w:line="360" w:lineRule="auto"/>
        <w:jc w:val="both"/>
        <w:rPr>
          <w:rFonts w:ascii="Times New Roman" w:eastAsia="Times New Roman" w:hAnsi="Times New Roman" w:cs="Times New Roman"/>
          <w:bCs/>
          <w:sz w:val="28"/>
          <w:szCs w:val="28"/>
          <w:lang w:val="en-IN"/>
        </w:rPr>
      </w:pPr>
    </w:p>
    <w:p w14:paraId="74744AD0"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Product Catalog and Search Functionality</w:t>
      </w:r>
      <w:r w:rsidRPr="0009036F">
        <w:rPr>
          <w:rFonts w:ascii="Times New Roman" w:eastAsia="Times New Roman" w:hAnsi="Times New Roman" w:cs="Times New Roman"/>
          <w:bCs/>
          <w:sz w:val="28"/>
          <w:szCs w:val="28"/>
          <w:lang w:val="en-IN"/>
        </w:rPr>
        <w:t>: A robust product catalog with intuitive categorization and a powerful search engine that allows users to filter products based on various attributes such as price, brand, ratings, and more. Advanced features like predictive search and personalized recommendations will enhance the shopping experience.</w:t>
      </w:r>
    </w:p>
    <w:p w14:paraId="2C66F7BD"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Secure Payment Gateway</w:t>
      </w:r>
      <w:r w:rsidRPr="0009036F">
        <w:rPr>
          <w:rFonts w:ascii="Times New Roman" w:eastAsia="Times New Roman" w:hAnsi="Times New Roman" w:cs="Times New Roman"/>
          <w:bCs/>
          <w:sz w:val="28"/>
          <w:szCs w:val="28"/>
          <w:lang w:val="en-IN"/>
        </w:rPr>
        <w:t>: Integration of a secure and reliable payment system that supports various payment methods, including credit cards, digital wallets, and bank transfers, ensuring customer transactions are processed smoothly and securely.</w:t>
      </w:r>
    </w:p>
    <w:p w14:paraId="053ACFFA"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User Authentication and Account Management</w:t>
      </w:r>
      <w:r w:rsidRPr="0009036F">
        <w:rPr>
          <w:rFonts w:ascii="Times New Roman" w:eastAsia="Times New Roman" w:hAnsi="Times New Roman" w:cs="Times New Roman"/>
          <w:bCs/>
          <w:sz w:val="28"/>
          <w:szCs w:val="28"/>
          <w:lang w:val="en-IN"/>
        </w:rPr>
        <w:t xml:space="preserve">: Features for user registration, account management, and secure login, allowing customers to </w:t>
      </w:r>
      <w:r w:rsidRPr="0009036F">
        <w:rPr>
          <w:rFonts w:ascii="Times New Roman" w:eastAsia="Times New Roman" w:hAnsi="Times New Roman" w:cs="Times New Roman"/>
          <w:bCs/>
          <w:sz w:val="28"/>
          <w:szCs w:val="28"/>
          <w:lang w:val="en-IN"/>
        </w:rPr>
        <w:lastRenderedPageBreak/>
        <w:t>track their orders, save preferences, and receive personalized offers and notifications.</w:t>
      </w:r>
    </w:p>
    <w:p w14:paraId="3C4953C8"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Mobile Compatibility</w:t>
      </w:r>
      <w:r w:rsidRPr="0009036F">
        <w:rPr>
          <w:rFonts w:ascii="Times New Roman" w:eastAsia="Times New Roman" w:hAnsi="Times New Roman" w:cs="Times New Roman"/>
          <w:bCs/>
          <w:sz w:val="28"/>
          <w:szCs w:val="28"/>
          <w:lang w:val="en-IN"/>
        </w:rPr>
        <w:t>: A responsive design optimized for mobile devices, ensuring that customers can shop conveniently from smartphones and tablets.</w:t>
      </w:r>
    </w:p>
    <w:p w14:paraId="641FEEB4"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Order Management and Logistics Integration</w:t>
      </w:r>
      <w:r w:rsidRPr="0009036F">
        <w:rPr>
          <w:rFonts w:ascii="Times New Roman" w:eastAsia="Times New Roman" w:hAnsi="Times New Roman" w:cs="Times New Roman"/>
          <w:bCs/>
          <w:sz w:val="28"/>
          <w:szCs w:val="28"/>
          <w:lang w:val="en-IN"/>
        </w:rPr>
        <w:t>: A backend system that allows businesses to manage orders, track inventory in real-time, and integrate with third-party logistics providers for efficient shipping and delivery.</w:t>
      </w:r>
    </w:p>
    <w:p w14:paraId="3815616F"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Support and Feedback Mechanism</w:t>
      </w:r>
      <w:r w:rsidRPr="0009036F">
        <w:rPr>
          <w:rFonts w:ascii="Times New Roman" w:eastAsia="Times New Roman" w:hAnsi="Times New Roman" w:cs="Times New Roman"/>
          <w:bCs/>
          <w:sz w:val="28"/>
          <w:szCs w:val="28"/>
          <w:lang w:val="en-IN"/>
        </w:rPr>
        <w:t>: A live chat feature, automated customer support, and easy access to return policies, FAQs, and product reviews, creating a transparent and user-centric environment.</w:t>
      </w:r>
    </w:p>
    <w:p w14:paraId="2747A456" w14:textId="77777777" w:rsidR="00404903" w:rsidRPr="0009036F" w:rsidRDefault="00404903" w:rsidP="0043704B">
      <w:pPr>
        <w:numPr>
          <w:ilvl w:val="0"/>
          <w:numId w:val="18"/>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Analytics and Reporting Tools</w:t>
      </w:r>
      <w:r w:rsidRPr="0009036F">
        <w:rPr>
          <w:rFonts w:ascii="Times New Roman" w:eastAsia="Times New Roman" w:hAnsi="Times New Roman" w:cs="Times New Roman"/>
          <w:bCs/>
          <w:sz w:val="28"/>
          <w:szCs w:val="28"/>
          <w:lang w:val="en-IN"/>
        </w:rPr>
        <w:t>: Advanced analytics to track sales, customer behavior, and product performance, helping businesses make data-driven decisions for inventory management, marketing strategies, and customer engagement.</w:t>
      </w:r>
    </w:p>
    <w:p w14:paraId="2AD89A44" w14:textId="77777777" w:rsidR="00960DA1" w:rsidRPr="0009036F" w:rsidRDefault="00960DA1" w:rsidP="00960DA1">
      <w:pPr>
        <w:spacing w:after="0" w:line="360" w:lineRule="auto"/>
        <w:jc w:val="both"/>
        <w:rPr>
          <w:rFonts w:ascii="Times New Roman" w:eastAsia="Times New Roman" w:hAnsi="Times New Roman" w:cs="Times New Roman"/>
          <w:bCs/>
          <w:sz w:val="28"/>
          <w:szCs w:val="28"/>
          <w:lang w:val="en-IN"/>
        </w:rPr>
      </w:pPr>
    </w:p>
    <w:p w14:paraId="027835E3" w14:textId="77777777" w:rsidR="00404903" w:rsidRPr="0009036F" w:rsidRDefault="00404903" w:rsidP="00960DA1">
      <w:pPr>
        <w:spacing w:after="0" w:line="360" w:lineRule="auto"/>
        <w:ind w:firstLine="36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The project also focuses on incorporating security measures to protect user data, including encryption protocols, secure browsing, and compliance with data protection regulations such as GDPR. By combining cutting-edge technologies with a customer-centric approach, this e-commerce platform will provide businesses with the tools they need to thrive in a competitive digital landscape, while offering consumers an enjoyable, secure, and efficient shopping experience.</w:t>
      </w:r>
    </w:p>
    <w:p w14:paraId="50DC1C62" w14:textId="77777777" w:rsidR="00960DA1" w:rsidRPr="0009036F" w:rsidRDefault="00960DA1" w:rsidP="00960DA1">
      <w:pPr>
        <w:spacing w:after="0" w:line="360" w:lineRule="auto"/>
        <w:ind w:firstLine="360"/>
        <w:jc w:val="both"/>
        <w:rPr>
          <w:rFonts w:ascii="Times New Roman" w:eastAsia="Times New Roman" w:hAnsi="Times New Roman" w:cs="Times New Roman"/>
          <w:bCs/>
          <w:sz w:val="28"/>
          <w:szCs w:val="28"/>
          <w:lang w:val="en-IN"/>
        </w:rPr>
      </w:pPr>
    </w:p>
    <w:p w14:paraId="58B7F33F" w14:textId="77777777" w:rsidR="00404903" w:rsidRPr="0009036F" w:rsidRDefault="00404903" w:rsidP="00960DA1">
      <w:pPr>
        <w:spacing w:after="0" w:line="360" w:lineRule="auto"/>
        <w:ind w:firstLine="36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Ultimately, this project seeks to deliver a scalable, flexible, and innovative e-commerce solution that meets the evolving demands of both businesses and consumers in the rapidly growing digital marketplace.</w:t>
      </w:r>
    </w:p>
    <w:p w14:paraId="5A80CF55" w14:textId="77777777" w:rsidR="00960DA1" w:rsidRPr="0009036F" w:rsidRDefault="00960DA1" w:rsidP="00960DA1">
      <w:pPr>
        <w:spacing w:after="0" w:line="360" w:lineRule="auto"/>
        <w:ind w:firstLine="360"/>
        <w:jc w:val="both"/>
        <w:rPr>
          <w:rFonts w:ascii="Times New Roman" w:eastAsia="Times New Roman" w:hAnsi="Times New Roman" w:cs="Times New Roman"/>
          <w:bCs/>
          <w:sz w:val="28"/>
          <w:szCs w:val="28"/>
          <w:lang w:val="en-IN"/>
        </w:rPr>
      </w:pPr>
    </w:p>
    <w:p w14:paraId="757A1271" w14:textId="76C88FC7" w:rsidR="00652099" w:rsidRPr="0009036F" w:rsidRDefault="001A2801" w:rsidP="0043704B">
      <w:pPr>
        <w:spacing w:after="0" w:line="360" w:lineRule="auto"/>
        <w:jc w:val="both"/>
        <w:rPr>
          <w:rFonts w:ascii="Times New Roman" w:eastAsia="Times New Roman" w:hAnsi="Times New Roman" w:cs="Times New Roman"/>
          <w:b/>
          <w:sz w:val="32"/>
          <w:szCs w:val="32"/>
        </w:rPr>
      </w:pPr>
      <w:r w:rsidRPr="0009036F">
        <w:rPr>
          <w:rFonts w:ascii="Times New Roman" w:eastAsia="Times New Roman" w:hAnsi="Times New Roman" w:cs="Times New Roman"/>
          <w:b/>
          <w:sz w:val="32"/>
          <w:szCs w:val="32"/>
        </w:rPr>
        <w:lastRenderedPageBreak/>
        <w:t>P</w:t>
      </w:r>
      <w:r w:rsidR="00FA14EA" w:rsidRPr="0009036F">
        <w:rPr>
          <w:rFonts w:ascii="Times New Roman" w:eastAsia="Times New Roman" w:hAnsi="Times New Roman" w:cs="Times New Roman"/>
          <w:b/>
          <w:sz w:val="32"/>
          <w:szCs w:val="32"/>
        </w:rPr>
        <w:t>ROBLEM DESCRIPTION</w:t>
      </w:r>
    </w:p>
    <w:p w14:paraId="672273EE" w14:textId="77777777" w:rsidR="00652099" w:rsidRPr="0009036F" w:rsidRDefault="00652099" w:rsidP="0043704B">
      <w:pPr>
        <w:spacing w:after="0" w:line="360" w:lineRule="auto"/>
        <w:jc w:val="both"/>
        <w:rPr>
          <w:rFonts w:ascii="Times New Roman" w:eastAsia="Times New Roman" w:hAnsi="Times New Roman" w:cs="Times New Roman"/>
          <w:bCs/>
          <w:sz w:val="28"/>
          <w:szCs w:val="28"/>
        </w:rPr>
      </w:pPr>
    </w:p>
    <w:p w14:paraId="3719A6A7" w14:textId="77777777" w:rsidR="00404903" w:rsidRPr="0009036F" w:rsidRDefault="00404903" w:rsidP="0043704B">
      <w:pPr>
        <w:numPr>
          <w:ilvl w:val="0"/>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project aims to develop a comprehensive e-commerce platform designed to provide a seamless online shopping experience for both consumers and businesses. The platform will facilitate the buying and selling of products across multiple categories, including electronics, apparel, home goods, and more, while integrating advanced features to enhance usability, security, and scalability. The project will focus on creating a user-friendly interface that allows customers to easily browse, search, and purchase products, while also enabling businesses to manage inventory, process orders, and track customer data efficiently.</w:t>
      </w:r>
    </w:p>
    <w:p w14:paraId="38556E9F" w14:textId="77777777" w:rsidR="00877CEC" w:rsidRPr="0009036F" w:rsidRDefault="00877CEC" w:rsidP="00877CEC">
      <w:pPr>
        <w:spacing w:after="0" w:line="360" w:lineRule="auto"/>
        <w:jc w:val="both"/>
        <w:rPr>
          <w:rFonts w:ascii="Times New Roman" w:eastAsia="Times New Roman" w:hAnsi="Times New Roman" w:cs="Times New Roman"/>
          <w:bCs/>
          <w:sz w:val="28"/>
          <w:szCs w:val="28"/>
          <w:lang w:val="en-IN"/>
        </w:rPr>
      </w:pPr>
    </w:p>
    <w:p w14:paraId="6E1B2C08" w14:textId="459C9D14" w:rsidR="00404903" w:rsidRPr="0009036F" w:rsidRDefault="00404903" w:rsidP="0043704B">
      <w:p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Key components of the project include</w:t>
      </w:r>
      <w:r w:rsidR="00877CEC" w:rsidRPr="0009036F">
        <w:rPr>
          <w:rFonts w:ascii="Times New Roman" w:eastAsia="Times New Roman" w:hAnsi="Times New Roman" w:cs="Times New Roman"/>
          <w:bCs/>
          <w:sz w:val="28"/>
          <w:szCs w:val="28"/>
          <w:lang w:val="en-IN"/>
        </w:rPr>
        <w:t>:</w:t>
      </w:r>
    </w:p>
    <w:p w14:paraId="34A11AB7" w14:textId="77777777" w:rsidR="00877CEC" w:rsidRPr="0009036F" w:rsidRDefault="00877CEC" w:rsidP="0043704B">
      <w:pPr>
        <w:spacing w:after="0" w:line="360" w:lineRule="auto"/>
        <w:jc w:val="both"/>
        <w:rPr>
          <w:rFonts w:ascii="Times New Roman" w:eastAsia="Times New Roman" w:hAnsi="Times New Roman" w:cs="Times New Roman"/>
          <w:bCs/>
          <w:sz w:val="28"/>
          <w:szCs w:val="28"/>
          <w:lang w:val="en-IN"/>
        </w:rPr>
      </w:pPr>
    </w:p>
    <w:p w14:paraId="2375272B"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Product Catalog and Search Functionality</w:t>
      </w:r>
      <w:r w:rsidRPr="0009036F">
        <w:rPr>
          <w:rFonts w:ascii="Times New Roman" w:eastAsia="Times New Roman" w:hAnsi="Times New Roman" w:cs="Times New Roman"/>
          <w:bCs/>
          <w:sz w:val="28"/>
          <w:szCs w:val="28"/>
          <w:lang w:val="en-IN"/>
        </w:rPr>
        <w:t>: A robust product catalog with intuitive categorization and a powerful search engine that allows users to filter products based on various attributes such as price, brand, ratings, and more. Advanced features like predictive search and personalized recommendations will enhance the shopping experience.</w:t>
      </w:r>
    </w:p>
    <w:p w14:paraId="606C64A0"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Secure Payment Gateway</w:t>
      </w:r>
      <w:r w:rsidRPr="0009036F">
        <w:rPr>
          <w:rFonts w:ascii="Times New Roman" w:eastAsia="Times New Roman" w:hAnsi="Times New Roman" w:cs="Times New Roman"/>
          <w:bCs/>
          <w:sz w:val="28"/>
          <w:szCs w:val="28"/>
          <w:lang w:val="en-IN"/>
        </w:rPr>
        <w:t>: Integration of a secure and reliable payment system that supports various payment methods, including credit cards, digital wallets, and bank transfers, ensuring customer transactions are processed smoothly and securely.</w:t>
      </w:r>
    </w:p>
    <w:p w14:paraId="395D3D52"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User Authentication and Account Management</w:t>
      </w:r>
      <w:r w:rsidRPr="0009036F">
        <w:rPr>
          <w:rFonts w:ascii="Times New Roman" w:eastAsia="Times New Roman" w:hAnsi="Times New Roman" w:cs="Times New Roman"/>
          <w:bCs/>
          <w:sz w:val="28"/>
          <w:szCs w:val="28"/>
          <w:lang w:val="en-IN"/>
        </w:rPr>
        <w:t>: Features for user registration, account management, and secure login, allowing customers to track their orders, save preferences, and receive personalized offers and notifications.</w:t>
      </w:r>
    </w:p>
    <w:p w14:paraId="49063B8B"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lastRenderedPageBreak/>
        <w:t>Mobile Compatibility</w:t>
      </w:r>
      <w:r w:rsidRPr="0009036F">
        <w:rPr>
          <w:rFonts w:ascii="Times New Roman" w:eastAsia="Times New Roman" w:hAnsi="Times New Roman" w:cs="Times New Roman"/>
          <w:bCs/>
          <w:sz w:val="28"/>
          <w:szCs w:val="28"/>
          <w:lang w:val="en-IN"/>
        </w:rPr>
        <w:t>: A responsive design optimized for mobile devices, ensuring that customers can shop conveniently from smartphones and tablets.</w:t>
      </w:r>
    </w:p>
    <w:p w14:paraId="0F272BA6"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Order Management and Logistics Integration</w:t>
      </w:r>
      <w:r w:rsidRPr="0009036F">
        <w:rPr>
          <w:rFonts w:ascii="Times New Roman" w:eastAsia="Times New Roman" w:hAnsi="Times New Roman" w:cs="Times New Roman"/>
          <w:bCs/>
          <w:sz w:val="28"/>
          <w:szCs w:val="28"/>
          <w:lang w:val="en-IN"/>
        </w:rPr>
        <w:t>: A backend system that allows businesses to manage orders, track inventory in real-time, and integrate with third-party logistics providers for efficient shipping and delivery.</w:t>
      </w:r>
    </w:p>
    <w:p w14:paraId="6CC24536"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Support and Feedback Mechanism</w:t>
      </w:r>
      <w:r w:rsidRPr="0009036F">
        <w:rPr>
          <w:rFonts w:ascii="Times New Roman" w:eastAsia="Times New Roman" w:hAnsi="Times New Roman" w:cs="Times New Roman"/>
          <w:bCs/>
          <w:sz w:val="28"/>
          <w:szCs w:val="28"/>
          <w:lang w:val="en-IN"/>
        </w:rPr>
        <w:t>: A live chat feature, automated customer support, and easy access to return policies, FAQs, and product reviews, creating a transparent and user-centric environment.</w:t>
      </w:r>
    </w:p>
    <w:p w14:paraId="73E61483" w14:textId="3DF1FBAA"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Analytics and Reporting Tools</w:t>
      </w:r>
      <w:r w:rsidRPr="0009036F">
        <w:rPr>
          <w:rFonts w:ascii="Times New Roman" w:eastAsia="Times New Roman" w:hAnsi="Times New Roman" w:cs="Times New Roman"/>
          <w:bCs/>
          <w:sz w:val="28"/>
          <w:szCs w:val="28"/>
          <w:lang w:val="en-IN"/>
        </w:rPr>
        <w:t>: Advanced analytics to track sales, customer behavior, and product performance, helping businesses make data-driven decisions for</w:t>
      </w:r>
      <w:r w:rsidR="0051721D" w:rsidRPr="0009036F">
        <w:rPr>
          <w:rFonts w:ascii="Times New Roman" w:eastAsia="Times New Roman" w:hAnsi="Times New Roman" w:cs="Times New Roman"/>
          <w:bCs/>
          <w:sz w:val="28"/>
          <w:szCs w:val="28"/>
          <w:lang w:val="en-IN"/>
        </w:rPr>
        <w:t xml:space="preserve"> </w:t>
      </w:r>
      <w:r w:rsidRPr="0009036F">
        <w:rPr>
          <w:rFonts w:ascii="Times New Roman" w:eastAsia="Times New Roman" w:hAnsi="Times New Roman" w:cs="Times New Roman"/>
          <w:bCs/>
          <w:sz w:val="28"/>
          <w:szCs w:val="28"/>
          <w:lang w:val="en-IN"/>
        </w:rPr>
        <w:t>inventory</w:t>
      </w:r>
      <w:r w:rsidR="0051721D" w:rsidRPr="0009036F">
        <w:rPr>
          <w:rFonts w:ascii="Times New Roman" w:eastAsia="Times New Roman" w:hAnsi="Times New Roman" w:cs="Times New Roman"/>
          <w:bCs/>
          <w:sz w:val="28"/>
          <w:szCs w:val="28"/>
          <w:lang w:val="en-IN"/>
        </w:rPr>
        <w:t xml:space="preserve"> </w:t>
      </w:r>
      <w:r w:rsidRPr="0009036F">
        <w:rPr>
          <w:rFonts w:ascii="Times New Roman" w:eastAsia="Times New Roman" w:hAnsi="Times New Roman" w:cs="Times New Roman"/>
          <w:bCs/>
          <w:sz w:val="28"/>
          <w:szCs w:val="28"/>
          <w:lang w:val="en-IN"/>
        </w:rPr>
        <w:t>management, marketing strategies, and customer engagement.</w:t>
      </w:r>
    </w:p>
    <w:p w14:paraId="371394BA" w14:textId="77777777" w:rsidR="0051721D" w:rsidRPr="0009036F" w:rsidRDefault="0051721D" w:rsidP="0051721D">
      <w:pPr>
        <w:spacing w:after="0" w:line="360" w:lineRule="auto"/>
        <w:jc w:val="both"/>
        <w:rPr>
          <w:rFonts w:ascii="Times New Roman" w:eastAsia="Times New Roman" w:hAnsi="Times New Roman" w:cs="Times New Roman"/>
          <w:bCs/>
          <w:sz w:val="28"/>
          <w:szCs w:val="28"/>
          <w:lang w:val="en-IN"/>
        </w:rPr>
      </w:pPr>
    </w:p>
    <w:p w14:paraId="53FB1D70"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User Experience and Navigation Issues</w:t>
      </w:r>
      <w:r w:rsidRPr="0009036F">
        <w:rPr>
          <w:rFonts w:ascii="Times New Roman" w:eastAsia="Times New Roman" w:hAnsi="Times New Roman" w:cs="Times New Roman"/>
          <w:bCs/>
          <w:sz w:val="28"/>
          <w:szCs w:val="28"/>
          <w:lang w:val="en-IN"/>
        </w:rPr>
        <w:t>: Many e-commerce platforms suffer from poor user interfaces and confusing navigation. Consumers often face difficulties in finding the products they want, especially when the search functionality is inadequate or product categorization is unclear. This leads to a frustrating shopping experience, higher bounce rates, and ultimately lost sales. Additionally, many e-commerce sites lack personalization, meaning customers are not always presented with relevant products or recommendations, which can result in missed opportunities for both upselling and customer satisfaction.</w:t>
      </w:r>
    </w:p>
    <w:p w14:paraId="63A52B4D"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Security and Data Privacy Concerns</w:t>
      </w:r>
      <w:r w:rsidRPr="0009036F">
        <w:rPr>
          <w:rFonts w:ascii="Times New Roman" w:eastAsia="Times New Roman" w:hAnsi="Times New Roman" w:cs="Times New Roman"/>
          <w:bCs/>
          <w:sz w:val="28"/>
          <w:szCs w:val="28"/>
          <w:lang w:val="en-IN"/>
        </w:rPr>
        <w:t xml:space="preserve">: As the volume of online transactions continues to grow, so do the risks associated with data security. Many e-commerce sites struggle to implement robust </w:t>
      </w:r>
      <w:r w:rsidRPr="0009036F">
        <w:rPr>
          <w:rFonts w:ascii="Times New Roman" w:eastAsia="Times New Roman" w:hAnsi="Times New Roman" w:cs="Times New Roman"/>
          <w:bCs/>
          <w:sz w:val="28"/>
          <w:szCs w:val="28"/>
          <w:lang w:val="en-IN"/>
        </w:rPr>
        <w:lastRenderedPageBreak/>
        <w:t>security measures to protect sensitive customer information, including personal data, payment details, and transaction histories. Cybersecurity threats, such as data breaches, identity theft, and payment fraud, have become significant concerns for consumers and businesses alike. Failure to safeguard this data can lead to customer distrust, reputational damage, and legal consequences.</w:t>
      </w:r>
    </w:p>
    <w:p w14:paraId="527B0C1A"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Logistics and Order Fulfillment Challenges</w:t>
      </w:r>
      <w:r w:rsidRPr="0009036F">
        <w:rPr>
          <w:rFonts w:ascii="Times New Roman" w:eastAsia="Times New Roman" w:hAnsi="Times New Roman" w:cs="Times New Roman"/>
          <w:bCs/>
          <w:sz w:val="28"/>
          <w:szCs w:val="28"/>
          <w:lang w:val="en-IN"/>
        </w:rPr>
        <w:t>: Efficient logistics and timely order fulfillment remain critical issues for many e-commerce businesses. From inventory management to shipping delays, businesses often encounter difficulties in ensuring that orders are processed, packed, and delivered on time. Inconsistent delivery times, stockouts, and inventory discrepancies can result in customer dissatisfaction, negative reviews, and lost sales. Additionally, high shipping costs and a lack of integration with reliable delivery providers can impact overall profitability.</w:t>
      </w:r>
    </w:p>
    <w:p w14:paraId="558C2732" w14:textId="77777777" w:rsidR="00404903" w:rsidRPr="0009036F"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Payment and Transaction Failures</w:t>
      </w:r>
      <w:r w:rsidRPr="0009036F">
        <w:rPr>
          <w:rFonts w:ascii="Times New Roman" w:eastAsia="Times New Roman" w:hAnsi="Times New Roman" w:cs="Times New Roman"/>
          <w:bCs/>
          <w:sz w:val="28"/>
          <w:szCs w:val="28"/>
          <w:lang w:val="en-IN"/>
        </w:rPr>
        <w:t>: E-commerce platforms frequently face challenges related to payment gateway issues, such as transaction errors, delays in payment processing, and a lack of support for diverse payment methods. This can result in abandoned carts, customer frustration, and a decline in sales conversion rates. Additionally, cross-border transactions may be complicated by currency conversion issues, payment fraud risks, or regulatory barriers, particularly for businesses aiming to operate globally.</w:t>
      </w:r>
    </w:p>
    <w:p w14:paraId="7CC89CA0" w14:textId="77777777" w:rsidR="00404903" w:rsidRDefault="00404903" w:rsidP="0043704B">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Trust and Retention</w:t>
      </w:r>
      <w:r w:rsidRPr="0009036F">
        <w:rPr>
          <w:rFonts w:ascii="Times New Roman" w:eastAsia="Times New Roman" w:hAnsi="Times New Roman" w:cs="Times New Roman"/>
          <w:bCs/>
          <w:sz w:val="28"/>
          <w:szCs w:val="28"/>
          <w:lang w:val="en-IN"/>
        </w:rPr>
        <w:t xml:space="preserve">: In an increasingly crowded digital marketplace, businesses struggle to build trust and retain customers. With the abundance of options available, consumers are often hesitant to make purchases from unfamiliar online stores. Lack of customer service support, insufficient product information, and unclear return policies can further exacerbate trust issues. Building </w:t>
      </w:r>
      <w:r w:rsidRPr="0009036F">
        <w:rPr>
          <w:rFonts w:ascii="Times New Roman" w:eastAsia="Times New Roman" w:hAnsi="Times New Roman" w:cs="Times New Roman"/>
          <w:bCs/>
          <w:sz w:val="28"/>
          <w:szCs w:val="28"/>
          <w:lang w:val="en-IN"/>
        </w:rPr>
        <w:lastRenderedPageBreak/>
        <w:t>strong relationships with customers is essential for e-commerce businesses to encourage repeat purchases and foster brand loyalty.</w:t>
      </w:r>
    </w:p>
    <w:p w14:paraId="6DDCAF23" w14:textId="77777777" w:rsidR="00AD6672" w:rsidRPr="0009036F" w:rsidRDefault="00AD6672" w:rsidP="00AD6672">
      <w:pPr>
        <w:spacing w:after="0" w:line="360" w:lineRule="auto"/>
        <w:ind w:left="1440"/>
        <w:jc w:val="both"/>
        <w:rPr>
          <w:rFonts w:ascii="Times New Roman" w:eastAsia="Times New Roman" w:hAnsi="Times New Roman" w:cs="Times New Roman"/>
          <w:bCs/>
          <w:sz w:val="28"/>
          <w:szCs w:val="28"/>
          <w:lang w:val="en-IN"/>
        </w:rPr>
      </w:pPr>
    </w:p>
    <w:p w14:paraId="372DA2CE" w14:textId="6EAEE795" w:rsidR="00404903" w:rsidRDefault="00404903" w:rsidP="00AD6672">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Market Competition and Saturation</w:t>
      </w:r>
      <w:r w:rsidRPr="0009036F">
        <w:rPr>
          <w:rFonts w:ascii="Times New Roman" w:eastAsia="Times New Roman" w:hAnsi="Times New Roman" w:cs="Times New Roman"/>
          <w:bCs/>
          <w:sz w:val="28"/>
          <w:szCs w:val="28"/>
          <w:lang w:val="en-IN"/>
        </w:rPr>
        <w:t xml:space="preserve">: </w:t>
      </w:r>
      <w:r w:rsidRPr="00AD6672">
        <w:rPr>
          <w:rFonts w:ascii="Times New Roman" w:eastAsia="Times New Roman" w:hAnsi="Times New Roman" w:cs="Times New Roman"/>
          <w:bCs/>
          <w:sz w:val="28"/>
          <w:szCs w:val="28"/>
          <w:lang w:val="en-IN"/>
        </w:rPr>
        <w:t>The e-commerce market is highly competitive, with new entrants constantly emerging and established players continuing to innovate. As a result, smaller businesses may struggle to compete with larger, well-funded companies that have more resources for marketing, technology, and logistics. The challenge lies in differentiating a brand, building customer loyalty, and offering unique value propositions that stand out in a crowded online marketplace.</w:t>
      </w:r>
    </w:p>
    <w:p w14:paraId="7D8F2ED8" w14:textId="77777777" w:rsidR="00AD6672" w:rsidRDefault="00AD6672" w:rsidP="00AD6672">
      <w:pPr>
        <w:pStyle w:val="ListParagraph"/>
        <w:rPr>
          <w:rFonts w:ascii="Times New Roman" w:eastAsia="Times New Roman" w:hAnsi="Times New Roman" w:cs="Times New Roman"/>
          <w:bCs/>
          <w:sz w:val="28"/>
          <w:szCs w:val="28"/>
          <w:lang w:val="en-IN"/>
        </w:rPr>
      </w:pPr>
    </w:p>
    <w:p w14:paraId="1359F816" w14:textId="77777777" w:rsidR="00AD6672" w:rsidRPr="00AD6672" w:rsidRDefault="00AD6672" w:rsidP="00AD6672">
      <w:pPr>
        <w:spacing w:after="0" w:line="360" w:lineRule="auto"/>
        <w:ind w:left="1440"/>
        <w:jc w:val="both"/>
        <w:rPr>
          <w:rFonts w:ascii="Times New Roman" w:eastAsia="Times New Roman" w:hAnsi="Times New Roman" w:cs="Times New Roman"/>
          <w:bCs/>
          <w:sz w:val="28"/>
          <w:szCs w:val="28"/>
          <w:lang w:val="en-IN"/>
        </w:rPr>
      </w:pPr>
    </w:p>
    <w:p w14:paraId="373B15BA" w14:textId="53E428BE" w:rsidR="00D1380C" w:rsidRPr="0009036F" w:rsidRDefault="00404903" w:rsidP="00D1380C">
      <w:pPr>
        <w:numPr>
          <w:ilvl w:val="1"/>
          <w:numId w:val="19"/>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Regulatory and Compliance Issues</w:t>
      </w:r>
      <w:r w:rsidRPr="0009036F">
        <w:rPr>
          <w:rFonts w:ascii="Times New Roman" w:eastAsia="Times New Roman" w:hAnsi="Times New Roman" w:cs="Times New Roman"/>
          <w:bCs/>
          <w:sz w:val="28"/>
          <w:szCs w:val="28"/>
          <w:lang w:val="en-IN"/>
        </w:rPr>
        <w:t>: With the rapid growth of e-commerce comes the need to comply with a variety of regional and international laws, including data protection regulations (such as GDPR), tax collection laws, and product safety standards. E-commerce businesses often struggle to stay updated on evolving legal frameworks, which can lead to non-compliance, penalties, or legal disputes.</w:t>
      </w:r>
    </w:p>
    <w:p w14:paraId="41C91050" w14:textId="77777777" w:rsidR="00D1380C" w:rsidRPr="0009036F" w:rsidRDefault="00D1380C" w:rsidP="00D1380C">
      <w:pPr>
        <w:spacing w:after="0" w:line="360" w:lineRule="auto"/>
        <w:ind w:firstLine="720"/>
        <w:jc w:val="both"/>
        <w:rPr>
          <w:rFonts w:ascii="Times New Roman" w:eastAsia="Times New Roman" w:hAnsi="Times New Roman" w:cs="Times New Roman"/>
          <w:bCs/>
          <w:sz w:val="28"/>
          <w:szCs w:val="28"/>
          <w:lang w:val="en-IN"/>
        </w:rPr>
      </w:pPr>
    </w:p>
    <w:p w14:paraId="5A36B7F7" w14:textId="791145C2" w:rsidR="00404903" w:rsidRPr="0009036F" w:rsidRDefault="00404903" w:rsidP="00D1380C">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These challenges represent critical issues that businesses and consumers face in the e-commerce space. Addressing them requires innovative solutions in areas such as user interface design, security infrastructure, logistics optimization, payment systems, customer engagement, and legal compliance. Developing a comprehensive e-commerce platform that effectively mitigates these challenges can enhance user experience, improve operational efficiency, and foster long-term customer relationships, ultimately leading to sustained success in the digital marketplac</w:t>
      </w:r>
      <w:r w:rsidR="00AD6672">
        <w:rPr>
          <w:rFonts w:ascii="Times New Roman" w:eastAsia="Times New Roman" w:hAnsi="Times New Roman" w:cs="Times New Roman"/>
          <w:bCs/>
          <w:sz w:val="28"/>
          <w:szCs w:val="28"/>
          <w:lang w:val="en-IN"/>
        </w:rPr>
        <w:t>e</w:t>
      </w:r>
    </w:p>
    <w:p w14:paraId="2F86F058" w14:textId="41559B08" w:rsidR="00732EF2" w:rsidRPr="00AD6672" w:rsidRDefault="002277F6" w:rsidP="0043704B">
      <w:pPr>
        <w:spacing w:after="0" w:line="360" w:lineRule="auto"/>
        <w:jc w:val="both"/>
        <w:rPr>
          <w:rFonts w:ascii="Times New Roman" w:eastAsia="Times New Roman" w:hAnsi="Times New Roman" w:cs="Times New Roman"/>
          <w:bCs/>
          <w:sz w:val="28"/>
          <w:szCs w:val="28"/>
        </w:rPr>
      </w:pPr>
      <w:r w:rsidRPr="0009036F">
        <w:rPr>
          <w:rFonts w:ascii="Times New Roman" w:eastAsia="Times New Roman" w:hAnsi="Times New Roman" w:cs="Times New Roman"/>
          <w:b/>
          <w:sz w:val="28"/>
          <w:szCs w:val="28"/>
        </w:rPr>
        <w:lastRenderedPageBreak/>
        <w:t>BLOCK DIAGRAM</w:t>
      </w:r>
    </w:p>
    <w:p w14:paraId="5DB5920D" w14:textId="045E0451" w:rsidR="002277F6" w:rsidRPr="0009036F" w:rsidRDefault="002277F6" w:rsidP="0043704B">
      <w:pPr>
        <w:spacing w:after="0" w:line="360" w:lineRule="auto"/>
        <w:jc w:val="both"/>
        <w:rPr>
          <w:rFonts w:ascii="Times New Roman" w:eastAsia="Times New Roman" w:hAnsi="Times New Roman" w:cs="Times New Roman"/>
          <w:b/>
          <w:sz w:val="28"/>
          <w:szCs w:val="28"/>
        </w:rPr>
      </w:pPr>
    </w:p>
    <w:p w14:paraId="4D0EBA6E" w14:textId="4310C2B2" w:rsidR="00732EF2" w:rsidRPr="0009036F" w:rsidRDefault="00404903" w:rsidP="0043704B">
      <w:pPr>
        <w:spacing w:after="0" w:line="360" w:lineRule="auto"/>
        <w:jc w:val="both"/>
        <w:rPr>
          <w:rFonts w:ascii="Times New Roman" w:eastAsia="Times New Roman" w:hAnsi="Times New Roman" w:cs="Times New Roman"/>
          <w:bCs/>
          <w:sz w:val="28"/>
          <w:szCs w:val="28"/>
        </w:rPr>
      </w:pPr>
      <w:r w:rsidRPr="0009036F">
        <w:rPr>
          <w:rFonts w:ascii="Times New Roman" w:hAnsi="Times New Roman" w:cs="Times New Roman"/>
          <w:noProof/>
          <w:sz w:val="28"/>
          <w:szCs w:val="28"/>
        </w:rPr>
        <w:drawing>
          <wp:inline distT="0" distB="0" distL="0" distR="0" wp14:anchorId="681F7E76" wp14:editId="29DD27EC">
            <wp:extent cx="5724114" cy="7688580"/>
            <wp:effectExtent l="0" t="0" r="0" b="7620"/>
            <wp:docPr id="28994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335" cy="7695593"/>
                    </a:xfrm>
                    <a:prstGeom prst="rect">
                      <a:avLst/>
                    </a:prstGeom>
                    <a:noFill/>
                    <a:ln>
                      <a:noFill/>
                    </a:ln>
                  </pic:spPr>
                </pic:pic>
              </a:graphicData>
            </a:graphic>
          </wp:inline>
        </w:drawing>
      </w:r>
    </w:p>
    <w:p w14:paraId="735F4BA5" w14:textId="77777777" w:rsidR="00732EF2" w:rsidRPr="0009036F" w:rsidRDefault="00732EF2" w:rsidP="0043704B">
      <w:pPr>
        <w:spacing w:after="0" w:line="360" w:lineRule="auto"/>
        <w:jc w:val="both"/>
        <w:rPr>
          <w:rFonts w:ascii="Times New Roman" w:eastAsia="Times New Roman" w:hAnsi="Times New Roman" w:cs="Times New Roman"/>
          <w:bCs/>
          <w:sz w:val="28"/>
          <w:szCs w:val="28"/>
        </w:rPr>
      </w:pPr>
    </w:p>
    <w:p w14:paraId="5FCB028C" w14:textId="64EF68F8" w:rsidR="00181707" w:rsidRPr="0009036F" w:rsidRDefault="0031413A" w:rsidP="0043704B">
      <w:pPr>
        <w:spacing w:after="0" w:line="360" w:lineRule="auto"/>
        <w:jc w:val="both"/>
        <w:rPr>
          <w:rFonts w:ascii="Times New Roman" w:eastAsia="Times New Roman" w:hAnsi="Times New Roman" w:cs="Times New Roman"/>
          <w:b/>
          <w:sz w:val="32"/>
          <w:szCs w:val="32"/>
        </w:rPr>
      </w:pPr>
      <w:r w:rsidRPr="0009036F">
        <w:rPr>
          <w:rFonts w:ascii="Times New Roman" w:eastAsia="Times New Roman" w:hAnsi="Times New Roman" w:cs="Times New Roman"/>
          <w:b/>
          <w:sz w:val="32"/>
          <w:szCs w:val="32"/>
        </w:rPr>
        <w:lastRenderedPageBreak/>
        <w:t>Operations:</w:t>
      </w:r>
    </w:p>
    <w:p w14:paraId="606620C9" w14:textId="5A184FF6" w:rsidR="00404903" w:rsidRPr="0009036F" w:rsidRDefault="00404903" w:rsidP="0043704B">
      <w:pPr>
        <w:numPr>
          <w:ilvl w:val="0"/>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 xml:space="preserve">The operations of an e-commerce business encompass a wide range of activities that work together to ensure the smooth and efficient functioning of the online store, from product sourcing and marketing to order </w:t>
      </w:r>
      <w:r w:rsidR="00D1380C" w:rsidRPr="0009036F">
        <w:rPr>
          <w:rFonts w:ascii="Times New Roman" w:eastAsia="Times New Roman" w:hAnsi="Times New Roman" w:cs="Times New Roman"/>
          <w:bCs/>
          <w:sz w:val="28"/>
          <w:szCs w:val="28"/>
          <w:lang w:val="en-IN"/>
        </w:rPr>
        <w:t>fulfilment</w:t>
      </w:r>
      <w:r w:rsidRPr="0009036F">
        <w:rPr>
          <w:rFonts w:ascii="Times New Roman" w:eastAsia="Times New Roman" w:hAnsi="Times New Roman" w:cs="Times New Roman"/>
          <w:bCs/>
          <w:sz w:val="28"/>
          <w:szCs w:val="28"/>
          <w:lang w:val="en-IN"/>
        </w:rPr>
        <w:t xml:space="preserve"> and customer service. Below are the key operational areas involved in running an e-commerce business:</w:t>
      </w:r>
    </w:p>
    <w:p w14:paraId="4904A90B"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1. Product Sourcing and Inventory Management</w:t>
      </w:r>
    </w:p>
    <w:p w14:paraId="52D5E5A9" w14:textId="608E025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Product Sourcing</w:t>
      </w:r>
      <w:r w:rsidRPr="0009036F">
        <w:rPr>
          <w:rFonts w:ascii="Times New Roman" w:eastAsia="Times New Roman" w:hAnsi="Times New Roman" w:cs="Times New Roman"/>
          <w:bCs/>
          <w:sz w:val="28"/>
          <w:szCs w:val="28"/>
          <w:lang w:val="en-IN"/>
        </w:rPr>
        <w:t xml:space="preserve">: This refers to the process of identifying and obtaining the products that will be sold on the platform. E-commerce businesses may source products directly from manufacturers, wholesalers, or through </w:t>
      </w:r>
      <w:r w:rsidR="00D1380C" w:rsidRPr="0009036F">
        <w:rPr>
          <w:rFonts w:ascii="Times New Roman" w:eastAsia="Times New Roman" w:hAnsi="Times New Roman" w:cs="Times New Roman"/>
          <w:bCs/>
          <w:sz w:val="28"/>
          <w:szCs w:val="28"/>
          <w:lang w:val="en-IN"/>
        </w:rPr>
        <w:t>drop shipping</w:t>
      </w:r>
      <w:r w:rsidRPr="0009036F">
        <w:rPr>
          <w:rFonts w:ascii="Times New Roman" w:eastAsia="Times New Roman" w:hAnsi="Times New Roman" w:cs="Times New Roman"/>
          <w:bCs/>
          <w:sz w:val="28"/>
          <w:szCs w:val="28"/>
          <w:lang w:val="en-IN"/>
        </w:rPr>
        <w:t xml:space="preserve"> arrangements where the product is shipped directly from a third party.</w:t>
      </w:r>
    </w:p>
    <w:p w14:paraId="72D855FD"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Inventory Management</w:t>
      </w:r>
      <w:r w:rsidRPr="0009036F">
        <w:rPr>
          <w:rFonts w:ascii="Times New Roman" w:eastAsia="Times New Roman" w:hAnsi="Times New Roman" w:cs="Times New Roman"/>
          <w:bCs/>
          <w:sz w:val="28"/>
          <w:szCs w:val="28"/>
          <w:lang w:val="en-IN"/>
        </w:rPr>
        <w:t>: Managing inventory is crucial to ensure that the right products are available in stock and ready to ship. Inventory management involves tracking stock levels, forecasting demand, and replenishing stock to avoid overstocking or stockouts. Advanced inventory management systems can integrate with e-commerce platforms to provide real-time data on product availability and sales trends.</w:t>
      </w:r>
    </w:p>
    <w:p w14:paraId="7067C3B1"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2. Website Development and Maintenance</w:t>
      </w:r>
    </w:p>
    <w:p w14:paraId="57CB5602"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Platform Design and Functionality</w:t>
      </w:r>
      <w:r w:rsidRPr="0009036F">
        <w:rPr>
          <w:rFonts w:ascii="Times New Roman" w:eastAsia="Times New Roman" w:hAnsi="Times New Roman" w:cs="Times New Roman"/>
          <w:bCs/>
          <w:sz w:val="28"/>
          <w:szCs w:val="28"/>
          <w:lang w:val="en-IN"/>
        </w:rPr>
        <w:t>: A well-designed website or mobile app is essential for user engagement. This includes having an intuitive navigation structure, an easy-to-use search and filtering system, and a seamless checkout process. The website should be responsive and mobile-optimized, as a significant portion of e-commerce sales now come from mobile devices.</w:t>
      </w:r>
    </w:p>
    <w:p w14:paraId="2EAF7C8B"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Content Management</w:t>
      </w:r>
      <w:r w:rsidRPr="0009036F">
        <w:rPr>
          <w:rFonts w:ascii="Times New Roman" w:eastAsia="Times New Roman" w:hAnsi="Times New Roman" w:cs="Times New Roman"/>
          <w:bCs/>
          <w:sz w:val="28"/>
          <w:szCs w:val="28"/>
          <w:lang w:val="en-IN"/>
        </w:rPr>
        <w:t xml:space="preserve">: Regular updates to the website, including product descriptions, images, videos, promotions, and seasonal content, are important to keep the platform fresh and engaging. This </w:t>
      </w:r>
      <w:r w:rsidRPr="0009036F">
        <w:rPr>
          <w:rFonts w:ascii="Times New Roman" w:eastAsia="Times New Roman" w:hAnsi="Times New Roman" w:cs="Times New Roman"/>
          <w:bCs/>
          <w:sz w:val="28"/>
          <w:szCs w:val="28"/>
          <w:lang w:val="en-IN"/>
        </w:rPr>
        <w:lastRenderedPageBreak/>
        <w:t>requires the integration of a content management system (CMS) that allows easy editing and updating.</w:t>
      </w:r>
    </w:p>
    <w:p w14:paraId="1D49B6F7" w14:textId="736A01F8"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3. Order Management and </w:t>
      </w:r>
      <w:r w:rsidR="00D1380C" w:rsidRPr="0009036F">
        <w:rPr>
          <w:rFonts w:ascii="Times New Roman" w:eastAsia="Times New Roman" w:hAnsi="Times New Roman" w:cs="Times New Roman"/>
          <w:b/>
          <w:bCs/>
          <w:sz w:val="28"/>
          <w:szCs w:val="28"/>
          <w:lang w:val="en-IN"/>
        </w:rPr>
        <w:t>Fulfilment</w:t>
      </w:r>
    </w:p>
    <w:p w14:paraId="2FFCECBC"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Order Processing</w:t>
      </w:r>
      <w:r w:rsidRPr="0009036F">
        <w:rPr>
          <w:rFonts w:ascii="Times New Roman" w:eastAsia="Times New Roman" w:hAnsi="Times New Roman" w:cs="Times New Roman"/>
          <w:bCs/>
          <w:sz w:val="28"/>
          <w:szCs w:val="28"/>
          <w:lang w:val="en-IN"/>
        </w:rPr>
        <w:t>: Once a customer places an order, the business must confirm the transaction, process the payment, and notify the customer. Order management systems (OMS) help automate this process, ensuring that all steps are followed in a timely and accurate manner.</w:t>
      </w:r>
    </w:p>
    <w:p w14:paraId="1512BB52"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Packaging and Shipping</w:t>
      </w:r>
      <w:r w:rsidRPr="0009036F">
        <w:rPr>
          <w:rFonts w:ascii="Times New Roman" w:eastAsia="Times New Roman" w:hAnsi="Times New Roman" w:cs="Times New Roman"/>
          <w:bCs/>
          <w:sz w:val="28"/>
          <w:szCs w:val="28"/>
          <w:lang w:val="en-IN"/>
        </w:rPr>
        <w:t>: After processing an order, products must be packed and prepared for shipment. This involves choosing the right packaging materials, organizing shipping routes, and selecting a reliable shipping partner. Many e-commerce businesses integrate with third-party logistics (3PL) providers to manage warehousing and fulfillment.</w:t>
      </w:r>
    </w:p>
    <w:p w14:paraId="0AA8F629"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Returns and Exchanges</w:t>
      </w:r>
      <w:r w:rsidRPr="0009036F">
        <w:rPr>
          <w:rFonts w:ascii="Times New Roman" w:eastAsia="Times New Roman" w:hAnsi="Times New Roman" w:cs="Times New Roman"/>
          <w:bCs/>
          <w:sz w:val="28"/>
          <w:szCs w:val="28"/>
          <w:lang w:val="en-IN"/>
        </w:rPr>
        <w:t>: E-commerce businesses need a clear and efficient process for handling returns and exchanges. Customers expect an easy process for returning products, which may involve issuing refunds, offering replacements, or providing store credits.</w:t>
      </w:r>
    </w:p>
    <w:p w14:paraId="0EF82D4F"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4. Payment Processing</w:t>
      </w:r>
    </w:p>
    <w:p w14:paraId="61EEDBD5"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Payment Gateway Integration</w:t>
      </w:r>
      <w:r w:rsidRPr="0009036F">
        <w:rPr>
          <w:rFonts w:ascii="Times New Roman" w:eastAsia="Times New Roman" w:hAnsi="Times New Roman" w:cs="Times New Roman"/>
          <w:bCs/>
          <w:sz w:val="28"/>
          <w:szCs w:val="28"/>
          <w:lang w:val="en-IN"/>
        </w:rPr>
        <w:t>: E-commerce platforms need to support multiple payment methods such as credit/debit cards, digital wallets (PayPal, Apple Pay, etc.), and bank transfers. A payment gateway securely processes transactions and ensures that funds are transferred from the customer to the business.</w:t>
      </w:r>
    </w:p>
    <w:p w14:paraId="237453B2"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Fraud Prevention and Security</w:t>
      </w:r>
      <w:r w:rsidRPr="0009036F">
        <w:rPr>
          <w:rFonts w:ascii="Times New Roman" w:eastAsia="Times New Roman" w:hAnsi="Times New Roman" w:cs="Times New Roman"/>
          <w:bCs/>
          <w:sz w:val="28"/>
          <w:szCs w:val="28"/>
          <w:lang w:val="en-IN"/>
        </w:rPr>
        <w:t>: Protecting customer financial information is critical. E-commerce businesses must implement encryption protocols (such as SSL certificates) to secure transactions, as well as fraud detection systems to minimize chargebacks and fraudulent activities.</w:t>
      </w:r>
    </w:p>
    <w:p w14:paraId="40BB9AEC"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lastRenderedPageBreak/>
        <w:t>5. Customer Relationship Management (CRM)</w:t>
      </w:r>
    </w:p>
    <w:p w14:paraId="78331F9B"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Support</w:t>
      </w:r>
      <w:r w:rsidRPr="0009036F">
        <w:rPr>
          <w:rFonts w:ascii="Times New Roman" w:eastAsia="Times New Roman" w:hAnsi="Times New Roman" w:cs="Times New Roman"/>
          <w:bCs/>
          <w:sz w:val="28"/>
          <w:szCs w:val="28"/>
          <w:lang w:val="en-IN"/>
        </w:rPr>
        <w:t>: A strong customer service function is essential for addressing issues such as order inquiries, product questions, and complaints. This can include live chat support, phone support, email, or automated AI-based chatbots that offer immediate assistance.</w:t>
      </w:r>
    </w:p>
    <w:p w14:paraId="5C506F46"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Personalization and Engagement</w:t>
      </w:r>
      <w:r w:rsidRPr="0009036F">
        <w:rPr>
          <w:rFonts w:ascii="Times New Roman" w:eastAsia="Times New Roman" w:hAnsi="Times New Roman" w:cs="Times New Roman"/>
          <w:bCs/>
          <w:sz w:val="28"/>
          <w:szCs w:val="28"/>
          <w:lang w:val="en-IN"/>
        </w:rPr>
        <w:t>: Personalizing the shopping experience can improve customer retention. This includes recommending products based on past browsing or purchase behavior, offering targeted discounts, or sending personalized emails and promotions.</w:t>
      </w:r>
    </w:p>
    <w:p w14:paraId="14C9B4E9"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Loyalty Programs</w:t>
      </w:r>
      <w:r w:rsidRPr="0009036F">
        <w:rPr>
          <w:rFonts w:ascii="Times New Roman" w:eastAsia="Times New Roman" w:hAnsi="Times New Roman" w:cs="Times New Roman"/>
          <w:bCs/>
          <w:sz w:val="28"/>
          <w:szCs w:val="28"/>
          <w:lang w:val="en-IN"/>
        </w:rPr>
        <w:t>: Many e-commerce businesses implement loyalty programs to reward repeat customers, encourage referrals, and incentivize higher-value purchases.</w:t>
      </w:r>
    </w:p>
    <w:p w14:paraId="192E1860"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6. Marketing and Advertising</w:t>
      </w:r>
    </w:p>
    <w:p w14:paraId="1869EA87"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Digital Marketing Campaigns</w:t>
      </w:r>
      <w:r w:rsidRPr="0009036F">
        <w:rPr>
          <w:rFonts w:ascii="Times New Roman" w:eastAsia="Times New Roman" w:hAnsi="Times New Roman" w:cs="Times New Roman"/>
          <w:bCs/>
          <w:sz w:val="28"/>
          <w:szCs w:val="28"/>
          <w:lang w:val="en-IN"/>
        </w:rPr>
        <w:t>: E-commerce businesses rely heavily on online marketing to drive traffic to their websites. Key strategies include search engine optimization (SEO), pay-per-click (PPC) advertising, email marketing, social media advertising, and influencer partnerships.</w:t>
      </w:r>
    </w:p>
    <w:p w14:paraId="3256F3BE"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Social Media Management</w:t>
      </w:r>
      <w:r w:rsidRPr="0009036F">
        <w:rPr>
          <w:rFonts w:ascii="Times New Roman" w:eastAsia="Times New Roman" w:hAnsi="Times New Roman" w:cs="Times New Roman"/>
          <w:bCs/>
          <w:sz w:val="28"/>
          <w:szCs w:val="28"/>
          <w:lang w:val="en-IN"/>
        </w:rPr>
        <w:t>: Social media platforms such as Instagram, Facebook, TikTok, and Pinterest have become essential tools for promoting products, engaging with customers, and building brand awareness. Regular content creation, paid ads, and customer engagement through social media are key aspects of e-commerce operations.</w:t>
      </w:r>
    </w:p>
    <w:p w14:paraId="4CD18A6D"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Affiliate Marketing and Influencer Partnerships</w:t>
      </w:r>
      <w:r w:rsidRPr="0009036F">
        <w:rPr>
          <w:rFonts w:ascii="Times New Roman" w:eastAsia="Times New Roman" w:hAnsi="Times New Roman" w:cs="Times New Roman"/>
          <w:bCs/>
          <w:sz w:val="28"/>
          <w:szCs w:val="28"/>
          <w:lang w:val="en-IN"/>
        </w:rPr>
        <w:t xml:space="preserve">: E-commerce businesses often leverage affiliate programs and work with influencers to drive traffic to their sites and generate sales. This </w:t>
      </w:r>
      <w:r w:rsidRPr="0009036F">
        <w:rPr>
          <w:rFonts w:ascii="Times New Roman" w:eastAsia="Times New Roman" w:hAnsi="Times New Roman" w:cs="Times New Roman"/>
          <w:bCs/>
          <w:sz w:val="28"/>
          <w:szCs w:val="28"/>
          <w:lang w:val="en-IN"/>
        </w:rPr>
        <w:lastRenderedPageBreak/>
        <w:t>involves paying partners a commission for each sale made through their promotional efforts.</w:t>
      </w:r>
    </w:p>
    <w:p w14:paraId="1DB85F9A"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7. Data Analytics and Reporting</w:t>
      </w:r>
    </w:p>
    <w:p w14:paraId="45384EEB"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Performance Metrics</w:t>
      </w:r>
      <w:r w:rsidRPr="0009036F">
        <w:rPr>
          <w:rFonts w:ascii="Times New Roman" w:eastAsia="Times New Roman" w:hAnsi="Times New Roman" w:cs="Times New Roman"/>
          <w:bCs/>
          <w:sz w:val="28"/>
          <w:szCs w:val="28"/>
          <w:lang w:val="en-IN"/>
        </w:rPr>
        <w:t>: Monitoring key performance indicators (KPIs) such as conversion rates, average order value, cart abandonment rates, and customer acquisition cost (CAC) helps e-commerce businesses identify strengths and areas for improvement.</w:t>
      </w:r>
    </w:p>
    <w:p w14:paraId="1C385B26"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Sales and Inventory Forecasting</w:t>
      </w:r>
      <w:r w:rsidRPr="0009036F">
        <w:rPr>
          <w:rFonts w:ascii="Times New Roman" w:eastAsia="Times New Roman" w:hAnsi="Times New Roman" w:cs="Times New Roman"/>
          <w:bCs/>
          <w:sz w:val="28"/>
          <w:szCs w:val="28"/>
          <w:lang w:val="en-IN"/>
        </w:rPr>
        <w:t>: Analyzing sales data and customer behavior trends allows businesses to forecast demand, optimize inventory levels, and create effective marketing campaigns.</w:t>
      </w:r>
    </w:p>
    <w:p w14:paraId="390D891C"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Customer Insights</w:t>
      </w:r>
      <w:r w:rsidRPr="0009036F">
        <w:rPr>
          <w:rFonts w:ascii="Times New Roman" w:eastAsia="Times New Roman" w:hAnsi="Times New Roman" w:cs="Times New Roman"/>
          <w:bCs/>
          <w:sz w:val="28"/>
          <w:szCs w:val="28"/>
          <w:lang w:val="en-IN"/>
        </w:rPr>
        <w:t>: By analyzing customer data (e.g., purchase history, demographics), businesses can create more effective marketing strategies, improve product offerings, and increase customer satisfaction.</w:t>
      </w:r>
    </w:p>
    <w:p w14:paraId="5751DBE0"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8. Legal and Compliance Management</w:t>
      </w:r>
    </w:p>
    <w:p w14:paraId="7A6CFF02"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Tax Collection and Regulations</w:t>
      </w:r>
      <w:r w:rsidRPr="0009036F">
        <w:rPr>
          <w:rFonts w:ascii="Times New Roman" w:eastAsia="Times New Roman" w:hAnsi="Times New Roman" w:cs="Times New Roman"/>
          <w:bCs/>
          <w:sz w:val="28"/>
          <w:szCs w:val="28"/>
          <w:lang w:val="en-IN"/>
        </w:rPr>
        <w:t>: E-commerce businesses must comply with tax laws in various regions, including sales tax or VAT requirements, and ensure that they are collecting taxes appropriately at checkout.</w:t>
      </w:r>
    </w:p>
    <w:p w14:paraId="427FD960"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Data Privacy Compliance</w:t>
      </w:r>
      <w:r w:rsidRPr="0009036F">
        <w:rPr>
          <w:rFonts w:ascii="Times New Roman" w:eastAsia="Times New Roman" w:hAnsi="Times New Roman" w:cs="Times New Roman"/>
          <w:bCs/>
          <w:sz w:val="28"/>
          <w:szCs w:val="28"/>
          <w:lang w:val="en-IN"/>
        </w:rPr>
        <w:t>: Adherence to privacy laws, such as GDPR in Europe or CCPA in California, is essential. E-commerce businesses must ensure that they handle customer data securely, with clear consent for collection and use.</w:t>
      </w:r>
    </w:p>
    <w:p w14:paraId="3DC31636"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Product Compliance</w:t>
      </w:r>
      <w:r w:rsidRPr="0009036F">
        <w:rPr>
          <w:rFonts w:ascii="Times New Roman" w:eastAsia="Times New Roman" w:hAnsi="Times New Roman" w:cs="Times New Roman"/>
          <w:bCs/>
          <w:sz w:val="28"/>
          <w:szCs w:val="28"/>
          <w:lang w:val="en-IN"/>
        </w:rPr>
        <w:t>: Businesses must ensure that the products they sell meet safety standards, regulatory requirements, and any applicable industry certifications (e.g., CE marking for electronics, health and safety standards for food products).</w:t>
      </w:r>
    </w:p>
    <w:p w14:paraId="0037E366"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9. Supply Chain and Vendor Management</w:t>
      </w:r>
    </w:p>
    <w:p w14:paraId="7B1B61FE"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lastRenderedPageBreak/>
        <w:t>Supplier Relationships</w:t>
      </w:r>
      <w:r w:rsidRPr="0009036F">
        <w:rPr>
          <w:rFonts w:ascii="Times New Roman" w:eastAsia="Times New Roman" w:hAnsi="Times New Roman" w:cs="Times New Roman"/>
          <w:bCs/>
          <w:sz w:val="28"/>
          <w:szCs w:val="28"/>
          <w:lang w:val="en-IN"/>
        </w:rPr>
        <w:t>: E-commerce businesses rely on strong relationships with suppliers, manufacturers, and distributors. Effective communication and collaboration are key to ensuring timely product deliveries and consistent product quality.</w:t>
      </w:r>
    </w:p>
    <w:p w14:paraId="648B5857"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Outsourcing and Dropshipping</w:t>
      </w:r>
      <w:r w:rsidRPr="0009036F">
        <w:rPr>
          <w:rFonts w:ascii="Times New Roman" w:eastAsia="Times New Roman" w:hAnsi="Times New Roman" w:cs="Times New Roman"/>
          <w:bCs/>
          <w:sz w:val="28"/>
          <w:szCs w:val="28"/>
          <w:lang w:val="en-IN"/>
        </w:rPr>
        <w:t>: Many businesses use dropshipping models, where products are shipped directly from third-party suppliers to customers. Managing these relationships, ensuring supplier reliability, and negotiating favorable terms are critical to the success of the business.</w:t>
      </w:r>
    </w:p>
    <w:p w14:paraId="50C8EEA0" w14:textId="77777777" w:rsidR="00404903" w:rsidRPr="0009036F" w:rsidRDefault="00404903" w:rsidP="0043704B">
      <w:p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10. Technology Infrastructure and Support</w:t>
      </w:r>
    </w:p>
    <w:p w14:paraId="477754FA"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Platform Integration</w:t>
      </w:r>
      <w:r w:rsidRPr="0009036F">
        <w:rPr>
          <w:rFonts w:ascii="Times New Roman" w:eastAsia="Times New Roman" w:hAnsi="Times New Roman" w:cs="Times New Roman"/>
          <w:bCs/>
          <w:sz w:val="28"/>
          <w:szCs w:val="28"/>
          <w:lang w:val="en-IN"/>
        </w:rPr>
        <w:t>: Many e-commerce platforms use third-party tools for various aspects of their operations (payment gateways, marketing platforms, customer service, etc.). Ensuring these tools are properly integrated and work seamlessly is crucial for smooth operations.</w:t>
      </w:r>
    </w:p>
    <w:p w14:paraId="4803E764" w14:textId="77777777" w:rsidR="00404903" w:rsidRPr="0009036F" w:rsidRDefault="00404903" w:rsidP="0043704B">
      <w:pPr>
        <w:numPr>
          <w:ilvl w:val="1"/>
          <w:numId w:val="20"/>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Scalability</w:t>
      </w:r>
      <w:r w:rsidRPr="0009036F">
        <w:rPr>
          <w:rFonts w:ascii="Times New Roman" w:eastAsia="Times New Roman" w:hAnsi="Times New Roman" w:cs="Times New Roman"/>
          <w:bCs/>
          <w:sz w:val="28"/>
          <w:szCs w:val="28"/>
          <w:lang w:val="en-IN"/>
        </w:rPr>
        <w:t>: As an e-commerce business grows, its technological infrastructure must be able to handle increased traffic, larger inventories, and a larger volume of transactions. Cloud-based platforms and scalable solutions are key to ensuring that the business can adapt to growth without service interruptions.</w:t>
      </w:r>
    </w:p>
    <w:p w14:paraId="48EAC9A6" w14:textId="77777777" w:rsidR="00715DB2" w:rsidRPr="0009036F" w:rsidRDefault="00715DB2" w:rsidP="00715DB2">
      <w:pPr>
        <w:spacing w:after="0" w:line="360" w:lineRule="auto"/>
        <w:jc w:val="both"/>
        <w:rPr>
          <w:rFonts w:ascii="Times New Roman" w:eastAsia="Times New Roman" w:hAnsi="Times New Roman" w:cs="Times New Roman"/>
          <w:bCs/>
          <w:sz w:val="28"/>
          <w:szCs w:val="28"/>
          <w:lang w:val="en-IN"/>
        </w:rPr>
      </w:pPr>
    </w:p>
    <w:p w14:paraId="58D0C8BC" w14:textId="77777777" w:rsidR="00404903" w:rsidRPr="0009036F" w:rsidRDefault="00404903" w:rsidP="0043704B">
      <w:pPr>
        <w:spacing w:after="0" w:line="360" w:lineRule="auto"/>
        <w:jc w:val="both"/>
        <w:rPr>
          <w:rFonts w:ascii="Times New Roman" w:eastAsia="Times New Roman" w:hAnsi="Times New Roman" w:cs="Times New Roman"/>
          <w:b/>
          <w:bCs/>
          <w:sz w:val="32"/>
          <w:szCs w:val="32"/>
          <w:lang w:val="en-IN"/>
        </w:rPr>
      </w:pPr>
      <w:r w:rsidRPr="0009036F">
        <w:rPr>
          <w:rFonts w:ascii="Times New Roman" w:eastAsia="Times New Roman" w:hAnsi="Times New Roman" w:cs="Times New Roman"/>
          <w:b/>
          <w:bCs/>
          <w:sz w:val="32"/>
          <w:szCs w:val="32"/>
          <w:lang w:val="en-IN"/>
        </w:rPr>
        <w:t>Conclusion:</w:t>
      </w:r>
    </w:p>
    <w:p w14:paraId="5CB1B33B" w14:textId="77777777" w:rsidR="00404903" w:rsidRDefault="00404903" w:rsidP="00715DB2">
      <w:pPr>
        <w:spacing w:after="0" w:line="360" w:lineRule="auto"/>
        <w:ind w:firstLine="720"/>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 xml:space="preserve">Successful e-commerce operations require careful coordination across all of these areas to ensure the business runs smoothly, delivers a superior customer experience, and remains competitive in the marketplace. A well-integrated system of inventory management, payment processing, order fulfillment, customer service, marketing, and compliance is essential to drive growth and profitability in the dynamic world of online retail. By optimizing these </w:t>
      </w:r>
      <w:r w:rsidRPr="0009036F">
        <w:rPr>
          <w:rFonts w:ascii="Times New Roman" w:eastAsia="Times New Roman" w:hAnsi="Times New Roman" w:cs="Times New Roman"/>
          <w:bCs/>
          <w:sz w:val="28"/>
          <w:szCs w:val="28"/>
          <w:lang w:val="en-IN"/>
        </w:rPr>
        <w:lastRenderedPageBreak/>
        <w:t>operational processes and leveraging technology, e-commerce businesses can scale effectively and meet the evolving demands of consumers.</w:t>
      </w:r>
    </w:p>
    <w:p w14:paraId="2DE6B30F" w14:textId="77777777" w:rsidR="0009036F" w:rsidRPr="0009036F" w:rsidRDefault="0009036F" w:rsidP="00715DB2">
      <w:pPr>
        <w:spacing w:after="0" w:line="360" w:lineRule="auto"/>
        <w:ind w:firstLine="720"/>
        <w:jc w:val="both"/>
        <w:rPr>
          <w:rFonts w:ascii="Times New Roman" w:eastAsia="Times New Roman" w:hAnsi="Times New Roman" w:cs="Times New Roman"/>
          <w:bCs/>
          <w:sz w:val="28"/>
          <w:szCs w:val="28"/>
          <w:lang w:val="en-IN"/>
        </w:rPr>
      </w:pPr>
    </w:p>
    <w:p w14:paraId="625FC03B" w14:textId="77777777" w:rsidR="0009036F" w:rsidRDefault="0009036F" w:rsidP="0043704B">
      <w:pPr>
        <w:spacing w:after="0" w:line="360" w:lineRule="auto"/>
        <w:jc w:val="both"/>
        <w:rPr>
          <w:rFonts w:ascii="Times New Roman" w:eastAsia="Times New Roman" w:hAnsi="Times New Roman" w:cs="Times New Roman"/>
          <w:bCs/>
          <w:vanish/>
          <w:sz w:val="28"/>
          <w:szCs w:val="28"/>
          <w:lang w:val="en-IN"/>
        </w:rPr>
      </w:pPr>
    </w:p>
    <w:p w14:paraId="5BC71296" w14:textId="77777777" w:rsidR="0009036F" w:rsidRDefault="0009036F" w:rsidP="0043704B">
      <w:pPr>
        <w:spacing w:after="0" w:line="360" w:lineRule="auto"/>
        <w:jc w:val="both"/>
        <w:rPr>
          <w:rFonts w:ascii="Times New Roman" w:eastAsia="Times New Roman" w:hAnsi="Times New Roman" w:cs="Times New Roman"/>
          <w:bCs/>
          <w:vanish/>
          <w:sz w:val="28"/>
          <w:szCs w:val="28"/>
          <w:lang w:val="en-IN"/>
        </w:rPr>
      </w:pPr>
    </w:p>
    <w:p w14:paraId="7DE6401E" w14:textId="48AD80C8" w:rsidR="009B0134" w:rsidRPr="0009036F" w:rsidRDefault="008E72E5"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R</w:t>
      </w:r>
      <w:r w:rsidR="00CE1D11" w:rsidRPr="0009036F">
        <w:rPr>
          <w:rFonts w:ascii="Times New Roman" w:eastAsia="Times New Roman" w:hAnsi="Times New Roman" w:cs="Times New Roman"/>
          <w:b/>
          <w:bCs/>
          <w:sz w:val="28"/>
          <w:szCs w:val="28"/>
          <w:lang w:val="en-IN"/>
        </w:rPr>
        <w:t>ESULT</w:t>
      </w:r>
      <w:r w:rsidR="00AD6672">
        <w:rPr>
          <w:rFonts w:ascii="Times New Roman" w:eastAsia="Times New Roman" w:hAnsi="Times New Roman" w:cs="Times New Roman"/>
          <w:b/>
          <w:bCs/>
          <w:sz w:val="28"/>
          <w:szCs w:val="28"/>
          <w:lang w:val="en-IN"/>
        </w:rPr>
        <w:t>:</w:t>
      </w:r>
    </w:p>
    <w:p w14:paraId="0579C1CD" w14:textId="77777777" w:rsidR="009D21C9" w:rsidRDefault="009D21C9" w:rsidP="0043704B">
      <w:pPr>
        <w:spacing w:after="0" w:line="240" w:lineRule="auto"/>
        <w:jc w:val="both"/>
        <w:rPr>
          <w:ins w:id="1" w:author="shashe vikaash marri" w:date="2024-11-15T14:18:00Z" w16du:dateUtc="2024-11-15T08:48:00Z"/>
          <w:rFonts w:ascii="Times New Roman" w:eastAsia="Times New Roman" w:hAnsi="Times New Roman" w:cs="Times New Roman"/>
          <w:b/>
          <w:bCs/>
          <w:sz w:val="28"/>
          <w:szCs w:val="28"/>
          <w:lang w:val="en-IN"/>
        </w:rPr>
      </w:pPr>
    </w:p>
    <w:p w14:paraId="0A1C3E57" w14:textId="77777777" w:rsidR="009D21C9" w:rsidRDefault="009D21C9" w:rsidP="0043704B">
      <w:pPr>
        <w:spacing w:after="0" w:line="240" w:lineRule="auto"/>
        <w:jc w:val="both"/>
        <w:rPr>
          <w:ins w:id="2" w:author="shashe vikaash marri" w:date="2024-11-15T14:18:00Z" w16du:dateUtc="2024-11-15T08:48:00Z"/>
          <w:rFonts w:ascii="Times New Roman" w:eastAsia="Times New Roman" w:hAnsi="Times New Roman" w:cs="Times New Roman"/>
          <w:b/>
          <w:bCs/>
          <w:sz w:val="28"/>
          <w:szCs w:val="28"/>
          <w:lang w:val="en-IN"/>
        </w:rPr>
      </w:pPr>
    </w:p>
    <w:p w14:paraId="5D06A908" w14:textId="77777777" w:rsidR="009D21C9" w:rsidRDefault="009D21C9" w:rsidP="0043704B">
      <w:pPr>
        <w:spacing w:after="0" w:line="240" w:lineRule="auto"/>
        <w:jc w:val="both"/>
        <w:rPr>
          <w:ins w:id="3" w:author="shashe vikaash marri" w:date="2024-11-15T14:18:00Z" w16du:dateUtc="2024-11-15T08:48:00Z"/>
          <w:rFonts w:ascii="Times New Roman" w:eastAsia="Times New Roman" w:hAnsi="Times New Roman" w:cs="Times New Roman"/>
          <w:b/>
          <w:bCs/>
          <w:sz w:val="28"/>
          <w:szCs w:val="28"/>
          <w:lang w:val="en-IN"/>
        </w:rPr>
      </w:pPr>
    </w:p>
    <w:p w14:paraId="09366C45" w14:textId="77777777" w:rsidR="009D21C9" w:rsidRDefault="009D21C9" w:rsidP="0043704B">
      <w:pPr>
        <w:spacing w:after="0" w:line="240" w:lineRule="auto"/>
        <w:jc w:val="both"/>
        <w:rPr>
          <w:ins w:id="4" w:author="shashe vikaash marri" w:date="2024-11-15T14:18:00Z" w16du:dateUtc="2024-11-15T08:48:00Z"/>
          <w:rFonts w:ascii="Times New Roman" w:eastAsia="Times New Roman" w:hAnsi="Times New Roman" w:cs="Times New Roman"/>
          <w:b/>
          <w:bCs/>
          <w:sz w:val="28"/>
          <w:szCs w:val="28"/>
          <w:lang w:val="en-IN"/>
        </w:rPr>
      </w:pPr>
    </w:p>
    <w:p w14:paraId="203C3639" w14:textId="0578E002" w:rsidR="00D00809" w:rsidRPr="0009036F" w:rsidRDefault="00A7792A"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p>
    <w:p w14:paraId="4FDF7FF9" w14:textId="391A6ADF" w:rsidR="005D72B5" w:rsidRPr="0009036F" w:rsidRDefault="00D00809"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1856E0" w:rsidRPr="0009036F">
        <w:rPr>
          <w:rFonts w:ascii="Times New Roman" w:eastAsia="Times New Roman" w:hAnsi="Times New Roman" w:cs="Times New Roman"/>
          <w:b/>
          <w:bCs/>
          <w:sz w:val="28"/>
          <w:szCs w:val="28"/>
          <w:lang w:val="en-IN"/>
        </w:rPr>
        <w:t xml:space="preserve"> Fig</w:t>
      </w:r>
      <w:r w:rsidR="00A7792A" w:rsidRPr="0009036F">
        <w:rPr>
          <w:rFonts w:ascii="Times New Roman" w:eastAsia="Times New Roman" w:hAnsi="Times New Roman" w:cs="Times New Roman"/>
          <w:b/>
          <w:bCs/>
          <w:sz w:val="28"/>
          <w:szCs w:val="28"/>
          <w:lang w:val="en-IN"/>
        </w:rPr>
        <w:t>ure 1: Home</w:t>
      </w:r>
      <w:r w:rsidR="006D4433" w:rsidRPr="0009036F">
        <w:rPr>
          <w:rFonts w:ascii="Times New Roman" w:eastAsia="Times New Roman" w:hAnsi="Times New Roman" w:cs="Times New Roman"/>
          <w:b/>
          <w:bCs/>
          <w:sz w:val="28"/>
          <w:szCs w:val="28"/>
          <w:lang w:val="en-IN"/>
        </w:rPr>
        <w:t xml:space="preserve"> page</w:t>
      </w:r>
    </w:p>
    <w:p w14:paraId="5F3FABD7" w14:textId="77777777" w:rsidR="006D4433" w:rsidRPr="0009036F" w:rsidRDefault="006D4433" w:rsidP="0043704B">
      <w:pPr>
        <w:spacing w:after="0" w:line="240" w:lineRule="auto"/>
        <w:jc w:val="both"/>
        <w:rPr>
          <w:rFonts w:ascii="Times New Roman" w:eastAsia="Times New Roman" w:hAnsi="Times New Roman" w:cs="Times New Roman"/>
          <w:b/>
          <w:bCs/>
          <w:sz w:val="28"/>
          <w:szCs w:val="28"/>
          <w:lang w:val="en-IN"/>
        </w:rPr>
      </w:pPr>
    </w:p>
    <w:p w14:paraId="0BDF33BE" w14:textId="1F665909" w:rsidR="006D4433" w:rsidRDefault="007A5901"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5D72B5" w:rsidRPr="0009036F">
        <w:rPr>
          <w:rFonts w:ascii="Times New Roman" w:eastAsia="Times New Roman" w:hAnsi="Times New Roman" w:cs="Times New Roman"/>
          <w:b/>
          <w:bCs/>
          <w:sz w:val="28"/>
          <w:szCs w:val="28"/>
          <w:lang w:val="en-IN"/>
        </w:rPr>
        <w:t xml:space="preserve">    </w:t>
      </w:r>
      <w:r w:rsidR="00B051B6">
        <w:rPr>
          <w:noProof/>
        </w:rPr>
        <w:drawing>
          <wp:inline distT="0" distB="0" distL="0" distR="0" wp14:anchorId="68FE8561" wp14:editId="066837E3">
            <wp:extent cx="5731510" cy="2844800"/>
            <wp:effectExtent l="0" t="0" r="2540" b="0"/>
            <wp:docPr id="61330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60128764" w14:textId="77777777" w:rsidR="00B051B6" w:rsidRDefault="00B051B6" w:rsidP="0043704B">
      <w:pPr>
        <w:spacing w:after="0" w:line="240" w:lineRule="auto"/>
        <w:jc w:val="both"/>
        <w:rPr>
          <w:rFonts w:ascii="Times New Roman" w:eastAsia="Times New Roman" w:hAnsi="Times New Roman" w:cs="Times New Roman"/>
          <w:b/>
          <w:bCs/>
          <w:sz w:val="28"/>
          <w:szCs w:val="28"/>
          <w:lang w:val="en-IN"/>
        </w:rPr>
      </w:pPr>
    </w:p>
    <w:p w14:paraId="6E8F193C" w14:textId="77777777" w:rsidR="00B051B6" w:rsidRPr="0009036F" w:rsidRDefault="00B051B6" w:rsidP="0043704B">
      <w:pPr>
        <w:spacing w:after="0" w:line="240" w:lineRule="auto"/>
        <w:jc w:val="both"/>
        <w:rPr>
          <w:rFonts w:ascii="Times New Roman" w:eastAsia="Times New Roman" w:hAnsi="Times New Roman" w:cs="Times New Roman"/>
          <w:b/>
          <w:bCs/>
          <w:sz w:val="28"/>
          <w:szCs w:val="28"/>
          <w:lang w:val="en-IN"/>
        </w:rPr>
      </w:pPr>
    </w:p>
    <w:p w14:paraId="022CDA9C" w14:textId="2A360988" w:rsidR="005D72B5" w:rsidRPr="0009036F" w:rsidRDefault="005D72B5"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p>
    <w:p w14:paraId="4DF2D6C0" w14:textId="17E354AE" w:rsidR="00B051B6" w:rsidRDefault="005D72B5"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D00809" w:rsidRPr="0009036F">
        <w:rPr>
          <w:rFonts w:ascii="Times New Roman" w:eastAsia="Times New Roman" w:hAnsi="Times New Roman" w:cs="Times New Roman"/>
          <w:b/>
          <w:bCs/>
          <w:sz w:val="28"/>
          <w:szCs w:val="28"/>
          <w:lang w:val="en-IN"/>
        </w:rPr>
        <w:t xml:space="preserve"> </w:t>
      </w:r>
      <w:r w:rsidRPr="0009036F">
        <w:rPr>
          <w:rFonts w:ascii="Times New Roman" w:eastAsia="Times New Roman" w:hAnsi="Times New Roman" w:cs="Times New Roman"/>
          <w:b/>
          <w:bCs/>
          <w:sz w:val="28"/>
          <w:szCs w:val="28"/>
          <w:lang w:val="en-IN"/>
        </w:rPr>
        <w:t xml:space="preserve">Figure 2: </w:t>
      </w:r>
      <w:r w:rsidR="00B051B6">
        <w:rPr>
          <w:rFonts w:ascii="Times New Roman" w:eastAsia="Times New Roman" w:hAnsi="Times New Roman" w:cs="Times New Roman"/>
          <w:b/>
          <w:bCs/>
          <w:sz w:val="28"/>
          <w:szCs w:val="28"/>
          <w:lang w:val="en-IN"/>
        </w:rPr>
        <w:t>Login Page</w:t>
      </w:r>
    </w:p>
    <w:p w14:paraId="7F2470F2" w14:textId="681AE2B3" w:rsidR="00B051B6" w:rsidRDefault="00B051B6" w:rsidP="0043704B">
      <w:pPr>
        <w:spacing w:after="0" w:line="240" w:lineRule="auto"/>
        <w:jc w:val="both"/>
        <w:rPr>
          <w:rFonts w:ascii="Times New Roman" w:eastAsia="Times New Roman" w:hAnsi="Times New Roman" w:cs="Times New Roman"/>
          <w:b/>
          <w:bCs/>
          <w:sz w:val="28"/>
          <w:szCs w:val="28"/>
          <w:lang w:val="en-IN"/>
        </w:rPr>
      </w:pPr>
      <w:r>
        <w:rPr>
          <w:noProof/>
        </w:rPr>
        <w:lastRenderedPageBreak/>
        <w:drawing>
          <wp:inline distT="0" distB="0" distL="0" distR="0" wp14:anchorId="2DBE1C2E" wp14:editId="2E5823F5">
            <wp:extent cx="5731510" cy="2850515"/>
            <wp:effectExtent l="0" t="0" r="2540" b="6985"/>
            <wp:docPr id="382750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p>
    <w:p w14:paraId="4D0B6C74" w14:textId="77777777" w:rsidR="00B051B6" w:rsidRPr="0009036F" w:rsidRDefault="00B051B6" w:rsidP="0043704B">
      <w:pPr>
        <w:spacing w:after="0" w:line="240" w:lineRule="auto"/>
        <w:jc w:val="both"/>
        <w:rPr>
          <w:rFonts w:ascii="Times New Roman" w:eastAsia="Times New Roman" w:hAnsi="Times New Roman" w:cs="Times New Roman"/>
          <w:b/>
          <w:bCs/>
          <w:sz w:val="28"/>
          <w:szCs w:val="28"/>
          <w:lang w:val="en-IN"/>
        </w:rPr>
      </w:pPr>
    </w:p>
    <w:p w14:paraId="7E4DFEBA" w14:textId="32F74E52" w:rsidR="005D72B5" w:rsidRPr="0009036F" w:rsidRDefault="005D72B5" w:rsidP="0043704B">
      <w:pPr>
        <w:spacing w:after="0" w:line="240" w:lineRule="auto"/>
        <w:jc w:val="both"/>
        <w:rPr>
          <w:rFonts w:ascii="Times New Roman" w:eastAsia="Times New Roman" w:hAnsi="Times New Roman" w:cs="Times New Roman"/>
          <w:b/>
          <w:bCs/>
          <w:sz w:val="28"/>
          <w:szCs w:val="28"/>
          <w:lang w:val="en-IN"/>
        </w:rPr>
      </w:pPr>
    </w:p>
    <w:p w14:paraId="2ACF01E4" w14:textId="77777777" w:rsidR="005D72B5" w:rsidRPr="0009036F" w:rsidRDefault="005D72B5" w:rsidP="0043704B">
      <w:pPr>
        <w:spacing w:after="0" w:line="240" w:lineRule="auto"/>
        <w:jc w:val="both"/>
        <w:rPr>
          <w:rFonts w:ascii="Times New Roman" w:eastAsia="Times New Roman" w:hAnsi="Times New Roman" w:cs="Times New Roman"/>
          <w:b/>
          <w:bCs/>
          <w:sz w:val="28"/>
          <w:szCs w:val="28"/>
          <w:lang w:val="en-IN"/>
        </w:rPr>
      </w:pPr>
    </w:p>
    <w:p w14:paraId="614C3175" w14:textId="77777777" w:rsidR="00B051B6" w:rsidRDefault="005D72B5" w:rsidP="0043704B">
      <w:pPr>
        <w:spacing w:after="0" w:line="24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D00809" w:rsidRPr="0009036F">
        <w:rPr>
          <w:rFonts w:ascii="Times New Roman" w:eastAsia="Times New Roman" w:hAnsi="Times New Roman" w:cs="Times New Roman"/>
          <w:b/>
          <w:bCs/>
          <w:sz w:val="28"/>
          <w:szCs w:val="28"/>
          <w:lang w:val="en-IN"/>
        </w:rPr>
        <w:t xml:space="preserve">          </w:t>
      </w:r>
    </w:p>
    <w:p w14:paraId="2DEDFAC7" w14:textId="77777777" w:rsidR="00B051B6" w:rsidRDefault="00B051B6" w:rsidP="0043704B">
      <w:pPr>
        <w:spacing w:after="0" w:line="240" w:lineRule="auto"/>
        <w:jc w:val="both"/>
        <w:rPr>
          <w:rFonts w:ascii="Times New Roman" w:eastAsia="Times New Roman" w:hAnsi="Times New Roman" w:cs="Times New Roman"/>
          <w:b/>
          <w:bCs/>
          <w:sz w:val="28"/>
          <w:szCs w:val="28"/>
          <w:lang w:val="en-IN"/>
        </w:rPr>
      </w:pPr>
    </w:p>
    <w:p w14:paraId="13AB90E0" w14:textId="77777777" w:rsidR="00B051B6" w:rsidRDefault="00B051B6" w:rsidP="0043704B">
      <w:pPr>
        <w:spacing w:after="0" w:line="240" w:lineRule="auto"/>
        <w:jc w:val="both"/>
        <w:rPr>
          <w:rFonts w:ascii="Times New Roman" w:eastAsia="Times New Roman" w:hAnsi="Times New Roman" w:cs="Times New Roman"/>
          <w:b/>
          <w:bCs/>
          <w:sz w:val="28"/>
          <w:szCs w:val="28"/>
          <w:lang w:val="en-IN"/>
        </w:rPr>
      </w:pPr>
    </w:p>
    <w:p w14:paraId="2043A668" w14:textId="1DBA6B1A" w:rsidR="005D72B5" w:rsidRDefault="005D72B5" w:rsidP="00B051B6">
      <w:pPr>
        <w:spacing w:after="0" w:line="240" w:lineRule="auto"/>
        <w:ind w:left="2160" w:firstLine="720"/>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 xml:space="preserve"> </w:t>
      </w:r>
      <w:r w:rsidR="00D00809" w:rsidRPr="0009036F">
        <w:rPr>
          <w:rFonts w:ascii="Times New Roman" w:eastAsia="Times New Roman" w:hAnsi="Times New Roman" w:cs="Times New Roman"/>
          <w:b/>
          <w:bCs/>
          <w:sz w:val="28"/>
          <w:szCs w:val="28"/>
          <w:lang w:val="en-IN"/>
        </w:rPr>
        <w:t>Figure 3: Order Page</w:t>
      </w:r>
    </w:p>
    <w:p w14:paraId="0014830A" w14:textId="77777777" w:rsidR="00B051B6" w:rsidRDefault="00B051B6" w:rsidP="00B051B6">
      <w:pPr>
        <w:spacing w:after="0" w:line="240" w:lineRule="auto"/>
        <w:ind w:left="2160" w:firstLine="720"/>
        <w:jc w:val="both"/>
        <w:rPr>
          <w:rFonts w:ascii="Times New Roman" w:eastAsia="Times New Roman" w:hAnsi="Times New Roman" w:cs="Times New Roman"/>
          <w:b/>
          <w:bCs/>
          <w:sz w:val="28"/>
          <w:szCs w:val="28"/>
          <w:lang w:val="en-IN"/>
        </w:rPr>
      </w:pPr>
    </w:p>
    <w:p w14:paraId="65AAAEC2" w14:textId="7C505225" w:rsidR="00B051B6" w:rsidRPr="0009036F" w:rsidRDefault="00B051B6" w:rsidP="00B051B6">
      <w:pPr>
        <w:spacing w:after="0" w:line="240" w:lineRule="auto"/>
        <w:jc w:val="both"/>
        <w:rPr>
          <w:rFonts w:ascii="Times New Roman" w:eastAsia="Times New Roman" w:hAnsi="Times New Roman" w:cs="Times New Roman"/>
          <w:b/>
          <w:bCs/>
          <w:sz w:val="28"/>
          <w:szCs w:val="28"/>
          <w:lang w:val="en-IN"/>
        </w:rPr>
      </w:pPr>
      <w:r>
        <w:rPr>
          <w:noProof/>
        </w:rPr>
        <w:drawing>
          <wp:inline distT="0" distB="0" distL="0" distR="0" wp14:anchorId="10F651C3" wp14:editId="0B5DF3A1">
            <wp:extent cx="5731510" cy="2753360"/>
            <wp:effectExtent l="0" t="0" r="2540" b="8890"/>
            <wp:docPr id="274850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49CDA32D" w14:textId="77777777" w:rsidR="008E72E5" w:rsidRPr="0009036F" w:rsidRDefault="008E72E5" w:rsidP="0043704B">
      <w:pPr>
        <w:spacing w:after="0" w:line="240" w:lineRule="auto"/>
        <w:jc w:val="both"/>
        <w:rPr>
          <w:rFonts w:ascii="Times New Roman" w:eastAsia="Times New Roman" w:hAnsi="Times New Roman" w:cs="Times New Roman"/>
          <w:b/>
          <w:bCs/>
          <w:sz w:val="28"/>
          <w:szCs w:val="28"/>
          <w:lang w:val="en-IN"/>
        </w:rPr>
      </w:pPr>
    </w:p>
    <w:p w14:paraId="7BE4950A" w14:textId="77777777" w:rsidR="008E72E5" w:rsidRPr="0009036F" w:rsidRDefault="008E72E5" w:rsidP="0043704B">
      <w:pPr>
        <w:spacing w:after="0" w:line="240" w:lineRule="auto"/>
        <w:jc w:val="both"/>
        <w:rPr>
          <w:rFonts w:ascii="Times New Roman" w:eastAsia="Times New Roman" w:hAnsi="Times New Roman" w:cs="Times New Roman"/>
          <w:b/>
          <w:bCs/>
          <w:sz w:val="28"/>
          <w:szCs w:val="28"/>
          <w:lang w:val="en-IN"/>
        </w:rPr>
      </w:pPr>
    </w:p>
    <w:p w14:paraId="6F15B57F" w14:textId="77777777" w:rsidR="002A2517" w:rsidRPr="0009036F" w:rsidRDefault="002A2517" w:rsidP="0043704B">
      <w:pPr>
        <w:spacing w:after="0" w:line="240" w:lineRule="auto"/>
        <w:jc w:val="both"/>
        <w:rPr>
          <w:rFonts w:ascii="Times New Roman" w:eastAsia="Times New Roman" w:hAnsi="Times New Roman" w:cs="Times New Roman"/>
          <w:sz w:val="28"/>
          <w:szCs w:val="28"/>
          <w:lang w:val="en-IN"/>
        </w:rPr>
      </w:pPr>
    </w:p>
    <w:p w14:paraId="4A71C5AC" w14:textId="77777777" w:rsidR="005B7F66" w:rsidRPr="0009036F" w:rsidRDefault="005B7F66" w:rsidP="0043704B">
      <w:pPr>
        <w:spacing w:after="0" w:line="240" w:lineRule="auto"/>
        <w:jc w:val="both"/>
        <w:rPr>
          <w:rFonts w:ascii="Times New Roman" w:eastAsia="Times New Roman" w:hAnsi="Times New Roman" w:cs="Times New Roman"/>
          <w:sz w:val="28"/>
          <w:szCs w:val="28"/>
          <w:lang w:val="en-IN"/>
        </w:rPr>
      </w:pPr>
    </w:p>
    <w:p w14:paraId="64B12040" w14:textId="43A70C96" w:rsidR="005B7F66" w:rsidRPr="00BE589E" w:rsidRDefault="00B051B6" w:rsidP="0043704B">
      <w:pPr>
        <w:spacing w:after="0" w:line="24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DATABAS</w:t>
      </w:r>
      <w:r w:rsidR="00BE589E">
        <w:rPr>
          <w:rFonts w:ascii="Times New Roman" w:eastAsia="Times New Roman" w:hAnsi="Times New Roman" w:cs="Times New Roman"/>
          <w:sz w:val="28"/>
          <w:szCs w:val="28"/>
          <w:lang w:val="en-IN"/>
        </w:rPr>
        <w:t>E</w:t>
      </w:r>
    </w:p>
    <w:p w14:paraId="516E5D15" w14:textId="77777777" w:rsidR="00B051B6" w:rsidRPr="0009036F" w:rsidRDefault="00B051B6" w:rsidP="0043704B">
      <w:pPr>
        <w:spacing w:after="0" w:line="240" w:lineRule="auto"/>
        <w:jc w:val="both"/>
        <w:rPr>
          <w:rFonts w:ascii="Times New Roman" w:eastAsia="Times New Roman" w:hAnsi="Times New Roman" w:cs="Times New Roman"/>
          <w:sz w:val="28"/>
          <w:szCs w:val="28"/>
          <w:lang w:val="en-IN"/>
        </w:rPr>
      </w:pPr>
    </w:p>
    <w:p w14:paraId="5B5255C6" w14:textId="7086474E" w:rsidR="005B7F66" w:rsidRPr="0009036F" w:rsidRDefault="00B051B6" w:rsidP="0043704B">
      <w:pPr>
        <w:spacing w:after="0" w:line="240" w:lineRule="auto"/>
        <w:jc w:val="both"/>
        <w:rPr>
          <w:rFonts w:ascii="Times New Roman" w:eastAsia="Times New Roman" w:hAnsi="Times New Roman" w:cs="Times New Roman"/>
          <w:b/>
          <w:bCs/>
          <w:sz w:val="28"/>
          <w:szCs w:val="28"/>
          <w:lang w:val="en-IN"/>
        </w:rPr>
      </w:pPr>
      <w:r w:rsidRPr="00B051B6">
        <w:rPr>
          <w:rFonts w:ascii="Times New Roman" w:eastAsia="Times New Roman" w:hAnsi="Times New Roman" w:cs="Times New Roman"/>
          <w:b/>
          <w:bCs/>
          <w:noProof/>
          <w:sz w:val="28"/>
          <w:szCs w:val="28"/>
          <w:lang w:val="en-IN"/>
        </w:rPr>
        <w:lastRenderedPageBreak/>
        <w:drawing>
          <wp:inline distT="0" distB="0" distL="0" distR="0" wp14:anchorId="6A6A7398" wp14:editId="22BECF33">
            <wp:extent cx="5731510" cy="3223895"/>
            <wp:effectExtent l="0" t="0" r="2540" b="0"/>
            <wp:docPr id="14391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5146" name=""/>
                    <pic:cNvPicPr/>
                  </pic:nvPicPr>
                  <pic:blipFill>
                    <a:blip r:embed="rId12"/>
                    <a:stretch>
                      <a:fillRect/>
                    </a:stretch>
                  </pic:blipFill>
                  <pic:spPr>
                    <a:xfrm>
                      <a:off x="0" y="0"/>
                      <a:ext cx="5731510" cy="3223895"/>
                    </a:xfrm>
                    <a:prstGeom prst="rect">
                      <a:avLst/>
                    </a:prstGeom>
                  </pic:spPr>
                </pic:pic>
              </a:graphicData>
            </a:graphic>
          </wp:inline>
        </w:drawing>
      </w:r>
    </w:p>
    <w:p w14:paraId="31936A6D" w14:textId="77777777" w:rsidR="00474B55" w:rsidRPr="0009036F" w:rsidRDefault="00474B55" w:rsidP="0043704B">
      <w:pPr>
        <w:spacing w:after="0" w:line="240" w:lineRule="auto"/>
        <w:jc w:val="both"/>
        <w:rPr>
          <w:rFonts w:ascii="Times New Roman" w:eastAsia="Times New Roman" w:hAnsi="Times New Roman" w:cs="Times New Roman"/>
          <w:sz w:val="28"/>
          <w:szCs w:val="28"/>
          <w:lang w:val="en-IN"/>
        </w:rPr>
      </w:pPr>
    </w:p>
    <w:p w14:paraId="695CEDA3" w14:textId="77777777" w:rsidR="00750EE1" w:rsidRPr="0009036F" w:rsidRDefault="00750EE1" w:rsidP="0043704B">
      <w:pPr>
        <w:spacing w:after="0" w:line="360" w:lineRule="auto"/>
        <w:jc w:val="both"/>
        <w:rPr>
          <w:rFonts w:ascii="Times New Roman" w:eastAsia="Times New Roman" w:hAnsi="Times New Roman" w:cs="Times New Roman"/>
          <w:sz w:val="28"/>
          <w:szCs w:val="28"/>
          <w:lang w:val="en-IN"/>
        </w:rPr>
      </w:pPr>
    </w:p>
    <w:p w14:paraId="6FA7ACA8" w14:textId="77777777" w:rsidR="0099788C" w:rsidRPr="0009036F" w:rsidRDefault="0099788C" w:rsidP="0043704B">
      <w:pPr>
        <w:spacing w:after="0" w:line="360" w:lineRule="auto"/>
        <w:jc w:val="both"/>
        <w:rPr>
          <w:rFonts w:ascii="Times New Roman" w:eastAsia="Times New Roman" w:hAnsi="Times New Roman" w:cs="Times New Roman"/>
          <w:sz w:val="28"/>
          <w:szCs w:val="28"/>
          <w:lang w:val="en-IN"/>
        </w:rPr>
      </w:pPr>
    </w:p>
    <w:p w14:paraId="7556933D" w14:textId="77777777" w:rsidR="00960DA1" w:rsidRPr="0009036F" w:rsidRDefault="00960DA1" w:rsidP="0043704B">
      <w:pPr>
        <w:spacing w:after="0" w:line="276" w:lineRule="auto"/>
        <w:jc w:val="both"/>
        <w:rPr>
          <w:rFonts w:ascii="Times New Roman" w:eastAsia="Times New Roman" w:hAnsi="Times New Roman" w:cs="Times New Roman"/>
          <w:sz w:val="28"/>
          <w:szCs w:val="28"/>
          <w:lang w:val="en-IN"/>
        </w:rPr>
      </w:pPr>
    </w:p>
    <w:p w14:paraId="12EFDFD1" w14:textId="77777777" w:rsidR="00B051B6" w:rsidRDefault="00B051B6" w:rsidP="0043704B">
      <w:pPr>
        <w:spacing w:after="0" w:line="276" w:lineRule="auto"/>
        <w:jc w:val="both"/>
        <w:rPr>
          <w:rFonts w:ascii="Times New Roman" w:eastAsia="Times New Roman" w:hAnsi="Times New Roman" w:cs="Times New Roman"/>
          <w:b/>
          <w:sz w:val="28"/>
          <w:szCs w:val="28"/>
        </w:rPr>
      </w:pPr>
    </w:p>
    <w:p w14:paraId="512622DD" w14:textId="0D1FAB00" w:rsidR="00EA7677" w:rsidRPr="0009036F" w:rsidRDefault="00EA7677" w:rsidP="0043704B">
      <w:pPr>
        <w:spacing w:after="0" w:line="276" w:lineRule="auto"/>
        <w:jc w:val="both"/>
        <w:rPr>
          <w:rFonts w:ascii="Times New Roman" w:eastAsia="Times New Roman" w:hAnsi="Times New Roman" w:cs="Times New Roman"/>
          <w:b/>
          <w:sz w:val="32"/>
          <w:szCs w:val="32"/>
        </w:rPr>
      </w:pPr>
      <w:r w:rsidRPr="0009036F">
        <w:rPr>
          <w:rFonts w:ascii="Times New Roman" w:eastAsia="Times New Roman" w:hAnsi="Times New Roman" w:cs="Times New Roman"/>
          <w:b/>
          <w:sz w:val="32"/>
          <w:szCs w:val="32"/>
        </w:rPr>
        <w:t>Reference:</w:t>
      </w:r>
    </w:p>
    <w:p w14:paraId="491DE334" w14:textId="77777777" w:rsidR="00404903" w:rsidRPr="0009036F" w:rsidRDefault="00404903" w:rsidP="0043704B">
      <w:pPr>
        <w:spacing w:after="0" w:line="276" w:lineRule="auto"/>
        <w:jc w:val="both"/>
        <w:rPr>
          <w:rFonts w:ascii="Times New Roman" w:eastAsia="Times New Roman" w:hAnsi="Times New Roman" w:cs="Times New Roman"/>
          <w:b/>
          <w:sz w:val="28"/>
          <w:szCs w:val="28"/>
        </w:rPr>
      </w:pPr>
    </w:p>
    <w:p w14:paraId="1B996A11"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Laudon, K. C., &amp; Traver, C. G.</w:t>
      </w:r>
      <w:r w:rsidRPr="0009036F">
        <w:rPr>
          <w:rFonts w:ascii="Times New Roman" w:eastAsia="Times New Roman" w:hAnsi="Times New Roman" w:cs="Times New Roman"/>
          <w:bCs/>
          <w:sz w:val="28"/>
          <w:szCs w:val="28"/>
          <w:lang w:val="en-IN"/>
        </w:rPr>
        <w:t> (2021). </w:t>
      </w:r>
      <w:r w:rsidRPr="0009036F">
        <w:rPr>
          <w:rFonts w:ascii="Times New Roman" w:eastAsia="Times New Roman" w:hAnsi="Times New Roman" w:cs="Times New Roman"/>
          <w:bCs/>
          <w:i/>
          <w:iCs/>
          <w:sz w:val="28"/>
          <w:szCs w:val="28"/>
          <w:lang w:val="en-IN"/>
        </w:rPr>
        <w:t>E-commerce: Business, Technology, Society</w:t>
      </w:r>
      <w:r w:rsidRPr="0009036F">
        <w:rPr>
          <w:rFonts w:ascii="Times New Roman" w:eastAsia="Times New Roman" w:hAnsi="Times New Roman" w:cs="Times New Roman"/>
          <w:bCs/>
          <w:sz w:val="28"/>
          <w:szCs w:val="28"/>
          <w:lang w:val="en-IN"/>
        </w:rPr>
        <w:t> (15th ed.). Pearson.</w:t>
      </w:r>
    </w:p>
    <w:p w14:paraId="6786E098"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textbook offers a comprehensive overview of the e-commerce ecosystem, including business models, technology infrastructure, and social and economic impacts. It covers current trends, case studies, and the evolution of e-commerce over time.</w:t>
      </w:r>
    </w:p>
    <w:p w14:paraId="3C631FEE"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Chaffey, D.</w:t>
      </w:r>
      <w:r w:rsidRPr="0009036F">
        <w:rPr>
          <w:rFonts w:ascii="Times New Roman" w:eastAsia="Times New Roman" w:hAnsi="Times New Roman" w:cs="Times New Roman"/>
          <w:bCs/>
          <w:sz w:val="28"/>
          <w:szCs w:val="28"/>
          <w:lang w:val="en-IN"/>
        </w:rPr>
        <w:t> (2019). </w:t>
      </w:r>
      <w:r w:rsidRPr="0009036F">
        <w:rPr>
          <w:rFonts w:ascii="Times New Roman" w:eastAsia="Times New Roman" w:hAnsi="Times New Roman" w:cs="Times New Roman"/>
          <w:bCs/>
          <w:i/>
          <w:iCs/>
          <w:sz w:val="28"/>
          <w:szCs w:val="28"/>
          <w:lang w:val="en-IN"/>
        </w:rPr>
        <w:t>Digital Marketing: Strategy, Implementation, and Practice</w:t>
      </w:r>
      <w:r w:rsidRPr="0009036F">
        <w:rPr>
          <w:rFonts w:ascii="Times New Roman" w:eastAsia="Times New Roman" w:hAnsi="Times New Roman" w:cs="Times New Roman"/>
          <w:bCs/>
          <w:sz w:val="28"/>
          <w:szCs w:val="28"/>
          <w:lang w:val="en-IN"/>
        </w:rPr>
        <w:t> (7th ed.). Pearson Education.</w:t>
      </w:r>
    </w:p>
    <w:p w14:paraId="41CCB8D7"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book covers digital marketing techniques, which are crucial for e-commerce businesses to attract and retain customers. It includes strategies for search engine optimization (SEO), pay-per-click advertising (PPC), email marketing, and social media.</w:t>
      </w:r>
    </w:p>
    <w:p w14:paraId="65DBDF9A"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lastRenderedPageBreak/>
        <w:t>Kalakota, R., &amp; Whinston, A. B.</w:t>
      </w:r>
      <w:r w:rsidRPr="0009036F">
        <w:rPr>
          <w:rFonts w:ascii="Times New Roman" w:eastAsia="Times New Roman" w:hAnsi="Times New Roman" w:cs="Times New Roman"/>
          <w:bCs/>
          <w:sz w:val="28"/>
          <w:szCs w:val="28"/>
          <w:lang w:val="en-IN"/>
        </w:rPr>
        <w:t> (1997). </w:t>
      </w:r>
      <w:r w:rsidRPr="0009036F">
        <w:rPr>
          <w:rFonts w:ascii="Times New Roman" w:eastAsia="Times New Roman" w:hAnsi="Times New Roman" w:cs="Times New Roman"/>
          <w:bCs/>
          <w:i/>
          <w:iCs/>
          <w:sz w:val="28"/>
          <w:szCs w:val="28"/>
          <w:lang w:val="en-IN"/>
        </w:rPr>
        <w:t>Electronic Commerce: A Manager's Guide</w:t>
      </w:r>
      <w:r w:rsidRPr="0009036F">
        <w:rPr>
          <w:rFonts w:ascii="Times New Roman" w:eastAsia="Times New Roman" w:hAnsi="Times New Roman" w:cs="Times New Roman"/>
          <w:bCs/>
          <w:sz w:val="28"/>
          <w:szCs w:val="28"/>
          <w:lang w:val="en-IN"/>
        </w:rPr>
        <w:t>. Addison-Wesley.</w:t>
      </w:r>
    </w:p>
    <w:p w14:paraId="3F1E0C6F"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A foundational text in the e-commerce field, this book offers practical insights into how businesses can implement e-commerce technologies, manage e-commerce operations, and address business challenges in an online environment.</w:t>
      </w:r>
    </w:p>
    <w:p w14:paraId="7ECFD0F7"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
          <w:bCs/>
          <w:sz w:val="28"/>
          <w:szCs w:val="28"/>
          <w:lang w:val="en-IN"/>
        </w:rPr>
      </w:pPr>
      <w:r w:rsidRPr="0009036F">
        <w:rPr>
          <w:rFonts w:ascii="Times New Roman" w:eastAsia="Times New Roman" w:hAnsi="Times New Roman" w:cs="Times New Roman"/>
          <w:b/>
          <w:bCs/>
          <w:sz w:val="28"/>
          <w:szCs w:val="28"/>
          <w:lang w:val="en-IN"/>
        </w:rPr>
        <w:t>Articles and Journals:</w:t>
      </w:r>
    </w:p>
    <w:p w14:paraId="0590A159"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Brynjolfsson, E., &amp; Smith, M. D.</w:t>
      </w:r>
      <w:r w:rsidRPr="0009036F">
        <w:rPr>
          <w:rFonts w:ascii="Times New Roman" w:eastAsia="Times New Roman" w:hAnsi="Times New Roman" w:cs="Times New Roman"/>
          <w:bCs/>
          <w:sz w:val="28"/>
          <w:szCs w:val="28"/>
          <w:lang w:val="en-IN"/>
        </w:rPr>
        <w:t> (2000). </w:t>
      </w:r>
      <w:r w:rsidRPr="0009036F">
        <w:rPr>
          <w:rFonts w:ascii="Times New Roman" w:eastAsia="Times New Roman" w:hAnsi="Times New Roman" w:cs="Times New Roman"/>
          <w:bCs/>
          <w:i/>
          <w:iCs/>
          <w:sz w:val="28"/>
          <w:szCs w:val="28"/>
          <w:lang w:val="en-IN"/>
        </w:rPr>
        <w:t>Frictionless Commerce? A Comparison of Internet and Conventional Retailers</w:t>
      </w:r>
      <w:r w:rsidRPr="0009036F">
        <w:rPr>
          <w:rFonts w:ascii="Times New Roman" w:eastAsia="Times New Roman" w:hAnsi="Times New Roman" w:cs="Times New Roman"/>
          <w:bCs/>
          <w:sz w:val="28"/>
          <w:szCs w:val="28"/>
          <w:lang w:val="en-IN"/>
        </w:rPr>
        <w:t>. </w:t>
      </w:r>
      <w:r w:rsidRPr="0009036F">
        <w:rPr>
          <w:rFonts w:ascii="Times New Roman" w:eastAsia="Times New Roman" w:hAnsi="Times New Roman" w:cs="Times New Roman"/>
          <w:bCs/>
          <w:i/>
          <w:iCs/>
          <w:sz w:val="28"/>
          <w:szCs w:val="28"/>
          <w:lang w:val="en-IN"/>
        </w:rPr>
        <w:t>Management Science, 46</w:t>
      </w:r>
      <w:r w:rsidRPr="0009036F">
        <w:rPr>
          <w:rFonts w:ascii="Times New Roman" w:eastAsia="Times New Roman" w:hAnsi="Times New Roman" w:cs="Times New Roman"/>
          <w:bCs/>
          <w:sz w:val="28"/>
          <w:szCs w:val="28"/>
          <w:lang w:val="en-IN"/>
        </w:rPr>
        <w:t>(4), 563-585.</w:t>
      </w:r>
    </w:p>
    <w:p w14:paraId="188A9280" w14:textId="77777777" w:rsidR="00404903" w:rsidRPr="0009036F" w:rsidRDefault="00404903" w:rsidP="0043704B">
      <w:pPr>
        <w:pStyle w:val="ListParagraph"/>
        <w:numPr>
          <w:ilvl w:val="0"/>
          <w:numId w:val="17"/>
        </w:numPr>
        <w:spacing w:after="0"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Cs/>
          <w:sz w:val="28"/>
          <w:szCs w:val="28"/>
          <w:lang w:val="en-IN"/>
        </w:rPr>
        <w:t>This academic article explores how the internet has reduced transactional costs in commerce, comparing traditional and online retail environments. It provides valuable insights into e-commerce's competitive advantages.</w:t>
      </w:r>
    </w:p>
    <w:p w14:paraId="1722F0B3" w14:textId="77777777" w:rsidR="00404903" w:rsidRPr="0009036F" w:rsidRDefault="00404903" w:rsidP="0043704B">
      <w:pPr>
        <w:pStyle w:val="ListParagraph"/>
        <w:numPr>
          <w:ilvl w:val="0"/>
          <w:numId w:val="17"/>
        </w:numPr>
        <w:spacing w:line="360" w:lineRule="auto"/>
        <w:jc w:val="both"/>
        <w:rPr>
          <w:rFonts w:ascii="Times New Roman" w:eastAsia="Times New Roman" w:hAnsi="Times New Roman" w:cs="Times New Roman"/>
          <w:bCs/>
          <w:sz w:val="28"/>
          <w:szCs w:val="28"/>
          <w:lang w:val="en-IN"/>
        </w:rPr>
      </w:pPr>
      <w:r w:rsidRPr="0009036F">
        <w:rPr>
          <w:rFonts w:ascii="Times New Roman" w:eastAsia="Times New Roman" w:hAnsi="Times New Roman" w:cs="Times New Roman"/>
          <w:b/>
          <w:bCs/>
          <w:sz w:val="28"/>
          <w:szCs w:val="28"/>
          <w:lang w:val="en-IN"/>
        </w:rPr>
        <w:t>Laudon, K. C., &amp; Laudon, J. P.</w:t>
      </w:r>
      <w:r w:rsidRPr="0009036F">
        <w:rPr>
          <w:rFonts w:ascii="Times New Roman" w:eastAsia="Times New Roman" w:hAnsi="Times New Roman" w:cs="Times New Roman"/>
          <w:bCs/>
          <w:sz w:val="28"/>
          <w:szCs w:val="28"/>
          <w:lang w:val="en-IN"/>
        </w:rPr>
        <w:t> (2023). </w:t>
      </w:r>
      <w:r w:rsidRPr="0009036F">
        <w:rPr>
          <w:rFonts w:ascii="Times New Roman" w:eastAsia="Times New Roman" w:hAnsi="Times New Roman" w:cs="Times New Roman"/>
          <w:bCs/>
          <w:i/>
          <w:iCs/>
          <w:sz w:val="28"/>
          <w:szCs w:val="28"/>
          <w:lang w:val="en-IN"/>
        </w:rPr>
        <w:t>E-commerce 2023: Business, Technology, and Society</w:t>
      </w:r>
      <w:r w:rsidRPr="0009036F">
        <w:rPr>
          <w:rFonts w:ascii="Times New Roman" w:eastAsia="Times New Roman" w:hAnsi="Times New Roman" w:cs="Times New Roman"/>
          <w:bCs/>
          <w:sz w:val="28"/>
          <w:szCs w:val="28"/>
          <w:lang w:val="en-IN"/>
        </w:rPr>
        <w:t>. Prentice Hall.</w:t>
      </w:r>
    </w:p>
    <w:p w14:paraId="3AEF9AB1" w14:textId="5687F978" w:rsidR="00EC6032" w:rsidRPr="0009036F" w:rsidRDefault="00EC6032" w:rsidP="00404903">
      <w:pPr>
        <w:pStyle w:val="ListParagraph"/>
        <w:spacing w:after="0" w:line="360" w:lineRule="auto"/>
        <w:jc w:val="both"/>
        <w:rPr>
          <w:rFonts w:ascii="Times New Roman" w:eastAsia="Times New Roman" w:hAnsi="Times New Roman" w:cs="Times New Roman"/>
          <w:bCs/>
          <w:sz w:val="28"/>
          <w:szCs w:val="28"/>
        </w:rPr>
      </w:pPr>
    </w:p>
    <w:sectPr w:rsidR="00EC6032" w:rsidRPr="0009036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6CE4"/>
    <w:multiLevelType w:val="multilevel"/>
    <w:tmpl w:val="90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F853B4"/>
    <w:multiLevelType w:val="multilevel"/>
    <w:tmpl w:val="F3EE8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A0778E"/>
    <w:multiLevelType w:val="multilevel"/>
    <w:tmpl w:val="CE68F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CD1262"/>
    <w:multiLevelType w:val="multilevel"/>
    <w:tmpl w:val="DF10E4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D2715"/>
    <w:multiLevelType w:val="hybridMultilevel"/>
    <w:tmpl w:val="06E4D2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F413D5"/>
    <w:multiLevelType w:val="hybridMultilevel"/>
    <w:tmpl w:val="94424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6C5707"/>
    <w:multiLevelType w:val="multilevel"/>
    <w:tmpl w:val="D0B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8074CDC"/>
    <w:multiLevelType w:val="multilevel"/>
    <w:tmpl w:val="AB463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BA64792"/>
    <w:multiLevelType w:val="multilevel"/>
    <w:tmpl w:val="DB8C3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BF7EE8"/>
    <w:multiLevelType w:val="multilevel"/>
    <w:tmpl w:val="D4B60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5E17ADB"/>
    <w:multiLevelType w:val="multilevel"/>
    <w:tmpl w:val="CF7C4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0F2813"/>
    <w:multiLevelType w:val="multilevel"/>
    <w:tmpl w:val="1BDC3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BCF6BE3"/>
    <w:multiLevelType w:val="multilevel"/>
    <w:tmpl w:val="6D68C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D513C9D"/>
    <w:multiLevelType w:val="multilevel"/>
    <w:tmpl w:val="227C4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9B5D72"/>
    <w:multiLevelType w:val="multilevel"/>
    <w:tmpl w:val="2EBA140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54860"/>
    <w:multiLevelType w:val="multilevel"/>
    <w:tmpl w:val="77C069C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2883B4A"/>
    <w:multiLevelType w:val="multilevel"/>
    <w:tmpl w:val="8C647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2D0320"/>
    <w:multiLevelType w:val="multilevel"/>
    <w:tmpl w:val="32100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471CE"/>
    <w:multiLevelType w:val="multilevel"/>
    <w:tmpl w:val="6E02D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C0B352C"/>
    <w:multiLevelType w:val="multilevel"/>
    <w:tmpl w:val="1282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6F59C0"/>
    <w:multiLevelType w:val="multilevel"/>
    <w:tmpl w:val="E3664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E031B47"/>
    <w:multiLevelType w:val="multilevel"/>
    <w:tmpl w:val="39583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22107808">
    <w:abstractNumId w:val="11"/>
  </w:num>
  <w:num w:numId="2" w16cid:durableId="1189641000">
    <w:abstractNumId w:val="0"/>
  </w:num>
  <w:num w:numId="3" w16cid:durableId="929435769">
    <w:abstractNumId w:val="9"/>
  </w:num>
  <w:num w:numId="4" w16cid:durableId="773550382">
    <w:abstractNumId w:val="18"/>
  </w:num>
  <w:num w:numId="5" w16cid:durableId="1314986880">
    <w:abstractNumId w:val="20"/>
  </w:num>
  <w:num w:numId="6" w16cid:durableId="971863074">
    <w:abstractNumId w:val="12"/>
  </w:num>
  <w:num w:numId="7" w16cid:durableId="1420104675">
    <w:abstractNumId w:val="8"/>
  </w:num>
  <w:num w:numId="8" w16cid:durableId="394478346">
    <w:abstractNumId w:val="21"/>
  </w:num>
  <w:num w:numId="9" w16cid:durableId="876893041">
    <w:abstractNumId w:val="7"/>
  </w:num>
  <w:num w:numId="10" w16cid:durableId="439106002">
    <w:abstractNumId w:val="1"/>
  </w:num>
  <w:num w:numId="11" w16cid:durableId="242762909">
    <w:abstractNumId w:val="16"/>
  </w:num>
  <w:num w:numId="12" w16cid:durableId="111096009">
    <w:abstractNumId w:val="6"/>
  </w:num>
  <w:num w:numId="13" w16cid:durableId="1329600800">
    <w:abstractNumId w:val="2"/>
  </w:num>
  <w:num w:numId="14" w16cid:durableId="1925213593">
    <w:abstractNumId w:val="10"/>
  </w:num>
  <w:num w:numId="15" w16cid:durableId="1187987736">
    <w:abstractNumId w:val="15"/>
  </w:num>
  <w:num w:numId="16" w16cid:durableId="1680159978">
    <w:abstractNumId w:val="5"/>
  </w:num>
  <w:num w:numId="17" w16cid:durableId="1860317814">
    <w:abstractNumId w:val="4"/>
  </w:num>
  <w:num w:numId="18" w16cid:durableId="413281431">
    <w:abstractNumId w:val="19"/>
  </w:num>
  <w:num w:numId="19" w16cid:durableId="1264798588">
    <w:abstractNumId w:val="3"/>
  </w:num>
  <w:num w:numId="20" w16cid:durableId="1815173862">
    <w:abstractNumId w:val="13"/>
  </w:num>
  <w:num w:numId="21" w16cid:durableId="1909881476">
    <w:abstractNumId w:val="17"/>
  </w:num>
  <w:num w:numId="22" w16cid:durableId="16740489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hashe vikaash marri">
    <w15:presenceInfo w15:providerId="Windows Live" w15:userId="3ce0e3094eab3f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1086F"/>
    <w:rsid w:val="000448BE"/>
    <w:rsid w:val="00050A61"/>
    <w:rsid w:val="0009036F"/>
    <w:rsid w:val="000F2628"/>
    <w:rsid w:val="000F3D2A"/>
    <w:rsid w:val="00111697"/>
    <w:rsid w:val="0013173F"/>
    <w:rsid w:val="00137A86"/>
    <w:rsid w:val="00152753"/>
    <w:rsid w:val="00153126"/>
    <w:rsid w:val="001565C8"/>
    <w:rsid w:val="00165124"/>
    <w:rsid w:val="00167B01"/>
    <w:rsid w:val="00181086"/>
    <w:rsid w:val="00181707"/>
    <w:rsid w:val="001856E0"/>
    <w:rsid w:val="001A2801"/>
    <w:rsid w:val="001A2BC3"/>
    <w:rsid w:val="001D5732"/>
    <w:rsid w:val="001D6DEA"/>
    <w:rsid w:val="001E0ABD"/>
    <w:rsid w:val="001E7406"/>
    <w:rsid w:val="002107F9"/>
    <w:rsid w:val="002277F6"/>
    <w:rsid w:val="0024551A"/>
    <w:rsid w:val="00252A97"/>
    <w:rsid w:val="002744F5"/>
    <w:rsid w:val="00295977"/>
    <w:rsid w:val="002A2517"/>
    <w:rsid w:val="002B506E"/>
    <w:rsid w:val="002D0907"/>
    <w:rsid w:val="002D7503"/>
    <w:rsid w:val="002E569F"/>
    <w:rsid w:val="002E6755"/>
    <w:rsid w:val="0031413A"/>
    <w:rsid w:val="00314B71"/>
    <w:rsid w:val="003457F2"/>
    <w:rsid w:val="00391CF6"/>
    <w:rsid w:val="003C2B15"/>
    <w:rsid w:val="003C7170"/>
    <w:rsid w:val="003D37A7"/>
    <w:rsid w:val="003E0D04"/>
    <w:rsid w:val="003F0250"/>
    <w:rsid w:val="003F6A51"/>
    <w:rsid w:val="00404903"/>
    <w:rsid w:val="00414C40"/>
    <w:rsid w:val="00421A01"/>
    <w:rsid w:val="00422DB9"/>
    <w:rsid w:val="0043704B"/>
    <w:rsid w:val="00453EBE"/>
    <w:rsid w:val="0046263B"/>
    <w:rsid w:val="00474B55"/>
    <w:rsid w:val="004832AA"/>
    <w:rsid w:val="00492C15"/>
    <w:rsid w:val="004C3214"/>
    <w:rsid w:val="004D0C8C"/>
    <w:rsid w:val="004F3236"/>
    <w:rsid w:val="0051721D"/>
    <w:rsid w:val="00524E38"/>
    <w:rsid w:val="005420ED"/>
    <w:rsid w:val="00572978"/>
    <w:rsid w:val="0058270F"/>
    <w:rsid w:val="005921C1"/>
    <w:rsid w:val="00597A59"/>
    <w:rsid w:val="005A472D"/>
    <w:rsid w:val="005B7645"/>
    <w:rsid w:val="005B7F66"/>
    <w:rsid w:val="005C29AA"/>
    <w:rsid w:val="005D72B5"/>
    <w:rsid w:val="005E39B3"/>
    <w:rsid w:val="00606C3F"/>
    <w:rsid w:val="00607757"/>
    <w:rsid w:val="006144B8"/>
    <w:rsid w:val="006256D6"/>
    <w:rsid w:val="00637162"/>
    <w:rsid w:val="00652099"/>
    <w:rsid w:val="006565FA"/>
    <w:rsid w:val="00661551"/>
    <w:rsid w:val="00671496"/>
    <w:rsid w:val="006719EE"/>
    <w:rsid w:val="00674FB3"/>
    <w:rsid w:val="006763BE"/>
    <w:rsid w:val="00685476"/>
    <w:rsid w:val="006A733F"/>
    <w:rsid w:val="006C0CC5"/>
    <w:rsid w:val="006C0EFB"/>
    <w:rsid w:val="006D4433"/>
    <w:rsid w:val="006D5E15"/>
    <w:rsid w:val="00704CF3"/>
    <w:rsid w:val="0071041C"/>
    <w:rsid w:val="00715DB2"/>
    <w:rsid w:val="00732EF2"/>
    <w:rsid w:val="00750EE1"/>
    <w:rsid w:val="00754B95"/>
    <w:rsid w:val="00767A0D"/>
    <w:rsid w:val="007760CC"/>
    <w:rsid w:val="007A5901"/>
    <w:rsid w:val="007D336A"/>
    <w:rsid w:val="007E055B"/>
    <w:rsid w:val="007E610E"/>
    <w:rsid w:val="007E7387"/>
    <w:rsid w:val="007E771B"/>
    <w:rsid w:val="007F1B41"/>
    <w:rsid w:val="007F5BCA"/>
    <w:rsid w:val="007F6733"/>
    <w:rsid w:val="00811C4C"/>
    <w:rsid w:val="00813F40"/>
    <w:rsid w:val="0082038A"/>
    <w:rsid w:val="0085523F"/>
    <w:rsid w:val="00865C2D"/>
    <w:rsid w:val="00877CEC"/>
    <w:rsid w:val="008C2B00"/>
    <w:rsid w:val="008E2631"/>
    <w:rsid w:val="008E270F"/>
    <w:rsid w:val="008E72E5"/>
    <w:rsid w:val="008F530C"/>
    <w:rsid w:val="00905F83"/>
    <w:rsid w:val="00910082"/>
    <w:rsid w:val="00925151"/>
    <w:rsid w:val="009314FB"/>
    <w:rsid w:val="009466BE"/>
    <w:rsid w:val="00957B5D"/>
    <w:rsid w:val="00960DA1"/>
    <w:rsid w:val="009705F0"/>
    <w:rsid w:val="0099788C"/>
    <w:rsid w:val="009A7336"/>
    <w:rsid w:val="009B0134"/>
    <w:rsid w:val="009C7664"/>
    <w:rsid w:val="009D21C9"/>
    <w:rsid w:val="009D26B6"/>
    <w:rsid w:val="009D511E"/>
    <w:rsid w:val="009D6E87"/>
    <w:rsid w:val="009E1612"/>
    <w:rsid w:val="009E7F1B"/>
    <w:rsid w:val="009F03DD"/>
    <w:rsid w:val="00A017FC"/>
    <w:rsid w:val="00A3528B"/>
    <w:rsid w:val="00A40E09"/>
    <w:rsid w:val="00A640DD"/>
    <w:rsid w:val="00A714E0"/>
    <w:rsid w:val="00A7792A"/>
    <w:rsid w:val="00A95744"/>
    <w:rsid w:val="00AA53DA"/>
    <w:rsid w:val="00AD6672"/>
    <w:rsid w:val="00AE11CA"/>
    <w:rsid w:val="00AF5742"/>
    <w:rsid w:val="00B051B6"/>
    <w:rsid w:val="00B147F4"/>
    <w:rsid w:val="00B27028"/>
    <w:rsid w:val="00B40ECD"/>
    <w:rsid w:val="00B61F02"/>
    <w:rsid w:val="00B9594A"/>
    <w:rsid w:val="00BA4207"/>
    <w:rsid w:val="00BE589E"/>
    <w:rsid w:val="00BF2A63"/>
    <w:rsid w:val="00C1321C"/>
    <w:rsid w:val="00C322AA"/>
    <w:rsid w:val="00C52141"/>
    <w:rsid w:val="00C5504D"/>
    <w:rsid w:val="00CB0803"/>
    <w:rsid w:val="00CB18D1"/>
    <w:rsid w:val="00CD4090"/>
    <w:rsid w:val="00CD69C5"/>
    <w:rsid w:val="00CE1D11"/>
    <w:rsid w:val="00CF5751"/>
    <w:rsid w:val="00D00809"/>
    <w:rsid w:val="00D1380C"/>
    <w:rsid w:val="00D21472"/>
    <w:rsid w:val="00D23227"/>
    <w:rsid w:val="00D630C5"/>
    <w:rsid w:val="00D77C74"/>
    <w:rsid w:val="00DA73D5"/>
    <w:rsid w:val="00DB5075"/>
    <w:rsid w:val="00DE2525"/>
    <w:rsid w:val="00E341A3"/>
    <w:rsid w:val="00E54391"/>
    <w:rsid w:val="00E55942"/>
    <w:rsid w:val="00E6495C"/>
    <w:rsid w:val="00E70A3C"/>
    <w:rsid w:val="00E71842"/>
    <w:rsid w:val="00E71D4B"/>
    <w:rsid w:val="00E7366D"/>
    <w:rsid w:val="00E857EB"/>
    <w:rsid w:val="00E96FC5"/>
    <w:rsid w:val="00EA31E4"/>
    <w:rsid w:val="00EA6B6A"/>
    <w:rsid w:val="00EA7677"/>
    <w:rsid w:val="00EC6032"/>
    <w:rsid w:val="00EF5C86"/>
    <w:rsid w:val="00F37143"/>
    <w:rsid w:val="00F60324"/>
    <w:rsid w:val="00F6415A"/>
    <w:rsid w:val="00F73671"/>
    <w:rsid w:val="00F81281"/>
    <w:rsid w:val="00F92108"/>
    <w:rsid w:val="00F92DA7"/>
    <w:rsid w:val="00FA14EA"/>
    <w:rsid w:val="00FA5B2F"/>
    <w:rsid w:val="00FB3AA7"/>
    <w:rsid w:val="00FB6128"/>
    <w:rsid w:val="00FC537F"/>
    <w:rsid w:val="00FE3E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49AE47"/>
  <w15:docId w15:val="{A0AF27FA-9A05-49A5-9723-15BC89D3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character" w:styleId="Hyperlink">
    <w:name w:val="Hyperlink"/>
    <w:basedOn w:val="DefaultParagraphFont"/>
    <w:uiPriority w:val="99"/>
    <w:unhideWhenUsed/>
    <w:rsid w:val="00F81281"/>
    <w:rPr>
      <w:color w:val="0000FF" w:themeColor="hyperlink"/>
      <w:u w:val="single"/>
    </w:rPr>
  </w:style>
  <w:style w:type="character" w:styleId="UnresolvedMention">
    <w:name w:val="Unresolved Mention"/>
    <w:basedOn w:val="DefaultParagraphFont"/>
    <w:uiPriority w:val="99"/>
    <w:semiHidden/>
    <w:unhideWhenUsed/>
    <w:rsid w:val="00F81281"/>
    <w:rPr>
      <w:color w:val="605E5C"/>
      <w:shd w:val="clear" w:color="auto" w:fill="E1DFDD"/>
    </w:rPr>
  </w:style>
  <w:style w:type="character" w:styleId="FollowedHyperlink">
    <w:name w:val="FollowedHyperlink"/>
    <w:basedOn w:val="DefaultParagraphFont"/>
    <w:uiPriority w:val="99"/>
    <w:semiHidden/>
    <w:unhideWhenUsed/>
    <w:rsid w:val="006C0EFB"/>
    <w:rPr>
      <w:color w:val="800080" w:themeColor="followedHyperlink"/>
      <w:u w:val="single"/>
    </w:rPr>
  </w:style>
  <w:style w:type="paragraph" w:styleId="Revision">
    <w:name w:val="Revision"/>
    <w:hidden/>
    <w:uiPriority w:val="99"/>
    <w:semiHidden/>
    <w:rsid w:val="00B051B6"/>
    <w:pPr>
      <w:spacing w:after="0" w:line="240" w:lineRule="auto"/>
    </w:pPr>
  </w:style>
  <w:style w:type="paragraph" w:customStyle="1" w:styleId="msonormal0">
    <w:name w:val="msonormal"/>
    <w:basedOn w:val="Normal"/>
    <w:rsid w:val="00BE589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semiHidden/>
    <w:unhideWhenUsed/>
    <w:rsid w:val="002D090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49413">
      <w:bodyDiv w:val="1"/>
      <w:marLeft w:val="0"/>
      <w:marRight w:val="0"/>
      <w:marTop w:val="0"/>
      <w:marBottom w:val="0"/>
      <w:divBdr>
        <w:top w:val="none" w:sz="0" w:space="0" w:color="auto"/>
        <w:left w:val="none" w:sz="0" w:space="0" w:color="auto"/>
        <w:bottom w:val="none" w:sz="0" w:space="0" w:color="auto"/>
        <w:right w:val="none" w:sz="0" w:space="0" w:color="auto"/>
      </w:divBdr>
      <w:divsChild>
        <w:div w:id="1037043149">
          <w:marLeft w:val="0"/>
          <w:marRight w:val="0"/>
          <w:marTop w:val="0"/>
          <w:marBottom w:val="0"/>
          <w:divBdr>
            <w:top w:val="none" w:sz="0" w:space="0" w:color="auto"/>
            <w:left w:val="none" w:sz="0" w:space="0" w:color="auto"/>
            <w:bottom w:val="none" w:sz="0" w:space="0" w:color="auto"/>
            <w:right w:val="none" w:sz="0" w:space="0" w:color="auto"/>
          </w:divBdr>
          <w:divsChild>
            <w:div w:id="1291594376">
              <w:marLeft w:val="375"/>
              <w:marRight w:val="0"/>
              <w:marTop w:val="0"/>
              <w:marBottom w:val="0"/>
              <w:divBdr>
                <w:top w:val="none" w:sz="0" w:space="0" w:color="auto"/>
                <w:left w:val="none" w:sz="0" w:space="0" w:color="auto"/>
                <w:bottom w:val="none" w:sz="0" w:space="0" w:color="auto"/>
                <w:right w:val="none" w:sz="0" w:space="0" w:color="auto"/>
              </w:divBdr>
            </w:div>
          </w:divsChild>
        </w:div>
        <w:div w:id="68237750">
          <w:marLeft w:val="0"/>
          <w:marRight w:val="0"/>
          <w:marTop w:val="0"/>
          <w:marBottom w:val="0"/>
          <w:divBdr>
            <w:top w:val="none" w:sz="0" w:space="0" w:color="auto"/>
            <w:left w:val="none" w:sz="0" w:space="0" w:color="auto"/>
            <w:bottom w:val="none" w:sz="0" w:space="0" w:color="auto"/>
            <w:right w:val="none" w:sz="0" w:space="0" w:color="auto"/>
          </w:divBdr>
        </w:div>
        <w:div w:id="1941066791">
          <w:marLeft w:val="0"/>
          <w:marRight w:val="0"/>
          <w:marTop w:val="0"/>
          <w:marBottom w:val="0"/>
          <w:divBdr>
            <w:top w:val="none" w:sz="0" w:space="0" w:color="auto"/>
            <w:left w:val="none" w:sz="0" w:space="0" w:color="auto"/>
            <w:bottom w:val="none" w:sz="0" w:space="0" w:color="auto"/>
            <w:right w:val="none" w:sz="0" w:space="0" w:color="auto"/>
          </w:divBdr>
          <w:divsChild>
            <w:div w:id="340205683">
              <w:marLeft w:val="0"/>
              <w:marRight w:val="0"/>
              <w:marTop w:val="0"/>
              <w:marBottom w:val="0"/>
              <w:divBdr>
                <w:top w:val="none" w:sz="0" w:space="0" w:color="auto"/>
                <w:left w:val="none" w:sz="0" w:space="0" w:color="auto"/>
                <w:bottom w:val="none" w:sz="0" w:space="0" w:color="auto"/>
                <w:right w:val="none" w:sz="0" w:space="0" w:color="auto"/>
              </w:divBdr>
              <w:divsChild>
                <w:div w:id="395325700">
                  <w:marLeft w:val="0"/>
                  <w:marRight w:val="0"/>
                  <w:marTop w:val="0"/>
                  <w:marBottom w:val="0"/>
                  <w:divBdr>
                    <w:top w:val="none" w:sz="0" w:space="0" w:color="auto"/>
                    <w:left w:val="none" w:sz="0" w:space="0" w:color="auto"/>
                    <w:bottom w:val="none" w:sz="0" w:space="0" w:color="auto"/>
                    <w:right w:val="none" w:sz="0" w:space="0" w:color="auto"/>
                  </w:divBdr>
                </w:div>
                <w:div w:id="2136293977">
                  <w:marLeft w:val="0"/>
                  <w:marRight w:val="0"/>
                  <w:marTop w:val="0"/>
                  <w:marBottom w:val="0"/>
                  <w:divBdr>
                    <w:top w:val="none" w:sz="0" w:space="0" w:color="auto"/>
                    <w:left w:val="none" w:sz="0" w:space="0" w:color="auto"/>
                    <w:bottom w:val="none" w:sz="0" w:space="0" w:color="auto"/>
                    <w:right w:val="none" w:sz="0" w:space="0" w:color="auto"/>
                  </w:divBdr>
                </w:div>
                <w:div w:id="1835686561">
                  <w:marLeft w:val="0"/>
                  <w:marRight w:val="0"/>
                  <w:marTop w:val="0"/>
                  <w:marBottom w:val="0"/>
                  <w:divBdr>
                    <w:top w:val="none" w:sz="0" w:space="0" w:color="auto"/>
                    <w:left w:val="none" w:sz="0" w:space="0" w:color="auto"/>
                    <w:bottom w:val="none" w:sz="0" w:space="0" w:color="auto"/>
                    <w:right w:val="none" w:sz="0" w:space="0" w:color="auto"/>
                  </w:divBdr>
                </w:div>
                <w:div w:id="33120377">
                  <w:marLeft w:val="0"/>
                  <w:marRight w:val="0"/>
                  <w:marTop w:val="0"/>
                  <w:marBottom w:val="0"/>
                  <w:divBdr>
                    <w:top w:val="none" w:sz="0" w:space="0" w:color="auto"/>
                    <w:left w:val="none" w:sz="0" w:space="0" w:color="auto"/>
                    <w:bottom w:val="none" w:sz="0" w:space="0" w:color="auto"/>
                    <w:right w:val="none" w:sz="0" w:space="0" w:color="auto"/>
                  </w:divBdr>
                </w:div>
                <w:div w:id="392195197">
                  <w:marLeft w:val="0"/>
                  <w:marRight w:val="0"/>
                  <w:marTop w:val="0"/>
                  <w:marBottom w:val="0"/>
                  <w:divBdr>
                    <w:top w:val="none" w:sz="0" w:space="0" w:color="auto"/>
                    <w:left w:val="none" w:sz="0" w:space="0" w:color="auto"/>
                    <w:bottom w:val="none" w:sz="0" w:space="0" w:color="auto"/>
                    <w:right w:val="none" w:sz="0" w:space="0" w:color="auto"/>
                  </w:divBdr>
                </w:div>
                <w:div w:id="604313266">
                  <w:marLeft w:val="0"/>
                  <w:marRight w:val="0"/>
                  <w:marTop w:val="0"/>
                  <w:marBottom w:val="0"/>
                  <w:divBdr>
                    <w:top w:val="none" w:sz="0" w:space="0" w:color="auto"/>
                    <w:left w:val="none" w:sz="0" w:space="0" w:color="auto"/>
                    <w:bottom w:val="none" w:sz="0" w:space="0" w:color="auto"/>
                    <w:right w:val="none" w:sz="0" w:space="0" w:color="auto"/>
                  </w:divBdr>
                </w:div>
                <w:div w:id="1232421699">
                  <w:marLeft w:val="0"/>
                  <w:marRight w:val="0"/>
                  <w:marTop w:val="0"/>
                  <w:marBottom w:val="0"/>
                  <w:divBdr>
                    <w:top w:val="none" w:sz="0" w:space="0" w:color="auto"/>
                    <w:left w:val="none" w:sz="0" w:space="0" w:color="auto"/>
                    <w:bottom w:val="none" w:sz="0" w:space="0" w:color="auto"/>
                    <w:right w:val="none" w:sz="0" w:space="0" w:color="auto"/>
                  </w:divBdr>
                </w:div>
                <w:div w:id="2107992862">
                  <w:marLeft w:val="0"/>
                  <w:marRight w:val="0"/>
                  <w:marTop w:val="0"/>
                  <w:marBottom w:val="0"/>
                  <w:divBdr>
                    <w:top w:val="none" w:sz="0" w:space="0" w:color="auto"/>
                    <w:left w:val="none" w:sz="0" w:space="0" w:color="auto"/>
                    <w:bottom w:val="none" w:sz="0" w:space="0" w:color="auto"/>
                    <w:right w:val="none" w:sz="0" w:space="0" w:color="auto"/>
                  </w:divBdr>
                </w:div>
                <w:div w:id="147594476">
                  <w:marLeft w:val="0"/>
                  <w:marRight w:val="0"/>
                  <w:marTop w:val="0"/>
                  <w:marBottom w:val="0"/>
                  <w:divBdr>
                    <w:top w:val="none" w:sz="0" w:space="0" w:color="auto"/>
                    <w:left w:val="none" w:sz="0" w:space="0" w:color="auto"/>
                    <w:bottom w:val="none" w:sz="0" w:space="0" w:color="auto"/>
                    <w:right w:val="none" w:sz="0" w:space="0" w:color="auto"/>
                  </w:divBdr>
                </w:div>
                <w:div w:id="231627994">
                  <w:marLeft w:val="0"/>
                  <w:marRight w:val="0"/>
                  <w:marTop w:val="0"/>
                  <w:marBottom w:val="0"/>
                  <w:divBdr>
                    <w:top w:val="none" w:sz="0" w:space="0" w:color="auto"/>
                    <w:left w:val="none" w:sz="0" w:space="0" w:color="auto"/>
                    <w:bottom w:val="none" w:sz="0" w:space="0" w:color="auto"/>
                    <w:right w:val="none" w:sz="0" w:space="0" w:color="auto"/>
                  </w:divBdr>
                </w:div>
                <w:div w:id="1087656814">
                  <w:marLeft w:val="0"/>
                  <w:marRight w:val="0"/>
                  <w:marTop w:val="0"/>
                  <w:marBottom w:val="0"/>
                  <w:divBdr>
                    <w:top w:val="none" w:sz="0" w:space="0" w:color="auto"/>
                    <w:left w:val="none" w:sz="0" w:space="0" w:color="auto"/>
                    <w:bottom w:val="none" w:sz="0" w:space="0" w:color="auto"/>
                    <w:right w:val="none" w:sz="0" w:space="0" w:color="auto"/>
                  </w:divBdr>
                </w:div>
                <w:div w:id="1385564357">
                  <w:marLeft w:val="0"/>
                  <w:marRight w:val="0"/>
                  <w:marTop w:val="0"/>
                  <w:marBottom w:val="0"/>
                  <w:divBdr>
                    <w:top w:val="none" w:sz="0" w:space="0" w:color="auto"/>
                    <w:left w:val="none" w:sz="0" w:space="0" w:color="auto"/>
                    <w:bottom w:val="none" w:sz="0" w:space="0" w:color="auto"/>
                    <w:right w:val="none" w:sz="0" w:space="0" w:color="auto"/>
                  </w:divBdr>
                </w:div>
                <w:div w:id="186871702">
                  <w:marLeft w:val="0"/>
                  <w:marRight w:val="0"/>
                  <w:marTop w:val="0"/>
                  <w:marBottom w:val="0"/>
                  <w:divBdr>
                    <w:top w:val="none" w:sz="0" w:space="0" w:color="auto"/>
                    <w:left w:val="none" w:sz="0" w:space="0" w:color="auto"/>
                    <w:bottom w:val="none" w:sz="0" w:space="0" w:color="auto"/>
                    <w:right w:val="none" w:sz="0" w:space="0" w:color="auto"/>
                  </w:divBdr>
                </w:div>
                <w:div w:id="1878884051">
                  <w:marLeft w:val="0"/>
                  <w:marRight w:val="0"/>
                  <w:marTop w:val="0"/>
                  <w:marBottom w:val="0"/>
                  <w:divBdr>
                    <w:top w:val="none" w:sz="0" w:space="0" w:color="auto"/>
                    <w:left w:val="none" w:sz="0" w:space="0" w:color="auto"/>
                    <w:bottom w:val="none" w:sz="0" w:space="0" w:color="auto"/>
                    <w:right w:val="none" w:sz="0" w:space="0" w:color="auto"/>
                  </w:divBdr>
                </w:div>
                <w:div w:id="473065442">
                  <w:marLeft w:val="0"/>
                  <w:marRight w:val="0"/>
                  <w:marTop w:val="0"/>
                  <w:marBottom w:val="0"/>
                  <w:divBdr>
                    <w:top w:val="none" w:sz="0" w:space="0" w:color="auto"/>
                    <w:left w:val="none" w:sz="0" w:space="0" w:color="auto"/>
                    <w:bottom w:val="none" w:sz="0" w:space="0" w:color="auto"/>
                    <w:right w:val="none" w:sz="0" w:space="0" w:color="auto"/>
                  </w:divBdr>
                </w:div>
                <w:div w:id="2094356287">
                  <w:marLeft w:val="0"/>
                  <w:marRight w:val="0"/>
                  <w:marTop w:val="0"/>
                  <w:marBottom w:val="0"/>
                  <w:divBdr>
                    <w:top w:val="none" w:sz="0" w:space="0" w:color="auto"/>
                    <w:left w:val="none" w:sz="0" w:space="0" w:color="auto"/>
                    <w:bottom w:val="none" w:sz="0" w:space="0" w:color="auto"/>
                    <w:right w:val="none" w:sz="0" w:space="0" w:color="auto"/>
                  </w:divBdr>
                </w:div>
                <w:div w:id="526716391">
                  <w:marLeft w:val="0"/>
                  <w:marRight w:val="0"/>
                  <w:marTop w:val="0"/>
                  <w:marBottom w:val="0"/>
                  <w:divBdr>
                    <w:top w:val="none" w:sz="0" w:space="0" w:color="auto"/>
                    <w:left w:val="none" w:sz="0" w:space="0" w:color="auto"/>
                    <w:bottom w:val="none" w:sz="0" w:space="0" w:color="auto"/>
                    <w:right w:val="none" w:sz="0" w:space="0" w:color="auto"/>
                  </w:divBdr>
                </w:div>
                <w:div w:id="1698197749">
                  <w:marLeft w:val="0"/>
                  <w:marRight w:val="0"/>
                  <w:marTop w:val="0"/>
                  <w:marBottom w:val="0"/>
                  <w:divBdr>
                    <w:top w:val="none" w:sz="0" w:space="0" w:color="auto"/>
                    <w:left w:val="none" w:sz="0" w:space="0" w:color="auto"/>
                    <w:bottom w:val="none" w:sz="0" w:space="0" w:color="auto"/>
                    <w:right w:val="none" w:sz="0" w:space="0" w:color="auto"/>
                  </w:divBdr>
                </w:div>
                <w:div w:id="585847581">
                  <w:marLeft w:val="0"/>
                  <w:marRight w:val="0"/>
                  <w:marTop w:val="0"/>
                  <w:marBottom w:val="0"/>
                  <w:divBdr>
                    <w:top w:val="none" w:sz="0" w:space="0" w:color="auto"/>
                    <w:left w:val="none" w:sz="0" w:space="0" w:color="auto"/>
                    <w:bottom w:val="none" w:sz="0" w:space="0" w:color="auto"/>
                    <w:right w:val="none" w:sz="0" w:space="0" w:color="auto"/>
                  </w:divBdr>
                </w:div>
                <w:div w:id="654380004">
                  <w:marLeft w:val="0"/>
                  <w:marRight w:val="0"/>
                  <w:marTop w:val="0"/>
                  <w:marBottom w:val="0"/>
                  <w:divBdr>
                    <w:top w:val="none" w:sz="0" w:space="0" w:color="auto"/>
                    <w:left w:val="none" w:sz="0" w:space="0" w:color="auto"/>
                    <w:bottom w:val="none" w:sz="0" w:space="0" w:color="auto"/>
                    <w:right w:val="none" w:sz="0" w:space="0" w:color="auto"/>
                  </w:divBdr>
                </w:div>
                <w:div w:id="919171591">
                  <w:marLeft w:val="0"/>
                  <w:marRight w:val="0"/>
                  <w:marTop w:val="0"/>
                  <w:marBottom w:val="0"/>
                  <w:divBdr>
                    <w:top w:val="none" w:sz="0" w:space="0" w:color="auto"/>
                    <w:left w:val="none" w:sz="0" w:space="0" w:color="auto"/>
                    <w:bottom w:val="none" w:sz="0" w:space="0" w:color="auto"/>
                    <w:right w:val="none" w:sz="0" w:space="0" w:color="auto"/>
                  </w:divBdr>
                </w:div>
                <w:div w:id="270166785">
                  <w:marLeft w:val="0"/>
                  <w:marRight w:val="0"/>
                  <w:marTop w:val="0"/>
                  <w:marBottom w:val="0"/>
                  <w:divBdr>
                    <w:top w:val="none" w:sz="0" w:space="0" w:color="auto"/>
                    <w:left w:val="none" w:sz="0" w:space="0" w:color="auto"/>
                    <w:bottom w:val="none" w:sz="0" w:space="0" w:color="auto"/>
                    <w:right w:val="none" w:sz="0" w:space="0" w:color="auto"/>
                  </w:divBdr>
                </w:div>
                <w:div w:id="946275871">
                  <w:marLeft w:val="0"/>
                  <w:marRight w:val="0"/>
                  <w:marTop w:val="0"/>
                  <w:marBottom w:val="0"/>
                  <w:divBdr>
                    <w:top w:val="none" w:sz="0" w:space="0" w:color="auto"/>
                    <w:left w:val="none" w:sz="0" w:space="0" w:color="auto"/>
                    <w:bottom w:val="none" w:sz="0" w:space="0" w:color="auto"/>
                    <w:right w:val="none" w:sz="0" w:space="0" w:color="auto"/>
                  </w:divBdr>
                </w:div>
                <w:div w:id="1398434686">
                  <w:marLeft w:val="0"/>
                  <w:marRight w:val="0"/>
                  <w:marTop w:val="0"/>
                  <w:marBottom w:val="0"/>
                  <w:divBdr>
                    <w:top w:val="none" w:sz="0" w:space="0" w:color="auto"/>
                    <w:left w:val="none" w:sz="0" w:space="0" w:color="auto"/>
                    <w:bottom w:val="none" w:sz="0" w:space="0" w:color="auto"/>
                    <w:right w:val="none" w:sz="0" w:space="0" w:color="auto"/>
                  </w:divBdr>
                </w:div>
                <w:div w:id="1890803012">
                  <w:marLeft w:val="0"/>
                  <w:marRight w:val="0"/>
                  <w:marTop w:val="0"/>
                  <w:marBottom w:val="0"/>
                  <w:divBdr>
                    <w:top w:val="none" w:sz="0" w:space="0" w:color="auto"/>
                    <w:left w:val="none" w:sz="0" w:space="0" w:color="auto"/>
                    <w:bottom w:val="none" w:sz="0" w:space="0" w:color="auto"/>
                    <w:right w:val="none" w:sz="0" w:space="0" w:color="auto"/>
                  </w:divBdr>
                </w:div>
                <w:div w:id="300548347">
                  <w:marLeft w:val="0"/>
                  <w:marRight w:val="0"/>
                  <w:marTop w:val="0"/>
                  <w:marBottom w:val="0"/>
                  <w:divBdr>
                    <w:top w:val="none" w:sz="0" w:space="0" w:color="auto"/>
                    <w:left w:val="none" w:sz="0" w:space="0" w:color="auto"/>
                    <w:bottom w:val="none" w:sz="0" w:space="0" w:color="auto"/>
                    <w:right w:val="none" w:sz="0" w:space="0" w:color="auto"/>
                  </w:divBdr>
                </w:div>
                <w:div w:id="374159808">
                  <w:marLeft w:val="0"/>
                  <w:marRight w:val="0"/>
                  <w:marTop w:val="0"/>
                  <w:marBottom w:val="0"/>
                  <w:divBdr>
                    <w:top w:val="none" w:sz="0" w:space="0" w:color="auto"/>
                    <w:left w:val="none" w:sz="0" w:space="0" w:color="auto"/>
                    <w:bottom w:val="none" w:sz="0" w:space="0" w:color="auto"/>
                    <w:right w:val="none" w:sz="0" w:space="0" w:color="auto"/>
                  </w:divBdr>
                </w:div>
                <w:div w:id="83692074">
                  <w:marLeft w:val="0"/>
                  <w:marRight w:val="0"/>
                  <w:marTop w:val="0"/>
                  <w:marBottom w:val="0"/>
                  <w:divBdr>
                    <w:top w:val="none" w:sz="0" w:space="0" w:color="auto"/>
                    <w:left w:val="none" w:sz="0" w:space="0" w:color="auto"/>
                    <w:bottom w:val="none" w:sz="0" w:space="0" w:color="auto"/>
                    <w:right w:val="none" w:sz="0" w:space="0" w:color="auto"/>
                  </w:divBdr>
                </w:div>
                <w:div w:id="33432745">
                  <w:marLeft w:val="0"/>
                  <w:marRight w:val="0"/>
                  <w:marTop w:val="0"/>
                  <w:marBottom w:val="0"/>
                  <w:divBdr>
                    <w:top w:val="none" w:sz="0" w:space="0" w:color="auto"/>
                    <w:left w:val="none" w:sz="0" w:space="0" w:color="auto"/>
                    <w:bottom w:val="none" w:sz="0" w:space="0" w:color="auto"/>
                    <w:right w:val="none" w:sz="0" w:space="0" w:color="auto"/>
                  </w:divBdr>
                </w:div>
                <w:div w:id="1881160400">
                  <w:marLeft w:val="0"/>
                  <w:marRight w:val="0"/>
                  <w:marTop w:val="0"/>
                  <w:marBottom w:val="0"/>
                  <w:divBdr>
                    <w:top w:val="none" w:sz="0" w:space="0" w:color="auto"/>
                    <w:left w:val="none" w:sz="0" w:space="0" w:color="auto"/>
                    <w:bottom w:val="none" w:sz="0" w:space="0" w:color="auto"/>
                    <w:right w:val="none" w:sz="0" w:space="0" w:color="auto"/>
                  </w:divBdr>
                </w:div>
                <w:div w:id="1483355741">
                  <w:marLeft w:val="0"/>
                  <w:marRight w:val="0"/>
                  <w:marTop w:val="0"/>
                  <w:marBottom w:val="0"/>
                  <w:divBdr>
                    <w:top w:val="none" w:sz="0" w:space="0" w:color="auto"/>
                    <w:left w:val="none" w:sz="0" w:space="0" w:color="auto"/>
                    <w:bottom w:val="none" w:sz="0" w:space="0" w:color="auto"/>
                    <w:right w:val="none" w:sz="0" w:space="0" w:color="auto"/>
                  </w:divBdr>
                </w:div>
                <w:div w:id="345983788">
                  <w:marLeft w:val="0"/>
                  <w:marRight w:val="0"/>
                  <w:marTop w:val="0"/>
                  <w:marBottom w:val="0"/>
                  <w:divBdr>
                    <w:top w:val="none" w:sz="0" w:space="0" w:color="auto"/>
                    <w:left w:val="none" w:sz="0" w:space="0" w:color="auto"/>
                    <w:bottom w:val="none" w:sz="0" w:space="0" w:color="auto"/>
                    <w:right w:val="none" w:sz="0" w:space="0" w:color="auto"/>
                  </w:divBdr>
                </w:div>
                <w:div w:id="1940600383">
                  <w:marLeft w:val="0"/>
                  <w:marRight w:val="0"/>
                  <w:marTop w:val="0"/>
                  <w:marBottom w:val="0"/>
                  <w:divBdr>
                    <w:top w:val="none" w:sz="0" w:space="0" w:color="auto"/>
                    <w:left w:val="none" w:sz="0" w:space="0" w:color="auto"/>
                    <w:bottom w:val="none" w:sz="0" w:space="0" w:color="auto"/>
                    <w:right w:val="none" w:sz="0" w:space="0" w:color="auto"/>
                  </w:divBdr>
                </w:div>
                <w:div w:id="738290067">
                  <w:marLeft w:val="0"/>
                  <w:marRight w:val="0"/>
                  <w:marTop w:val="0"/>
                  <w:marBottom w:val="0"/>
                  <w:divBdr>
                    <w:top w:val="none" w:sz="0" w:space="0" w:color="auto"/>
                    <w:left w:val="none" w:sz="0" w:space="0" w:color="auto"/>
                    <w:bottom w:val="none" w:sz="0" w:space="0" w:color="auto"/>
                    <w:right w:val="none" w:sz="0" w:space="0" w:color="auto"/>
                  </w:divBdr>
                </w:div>
                <w:div w:id="1568489680">
                  <w:marLeft w:val="0"/>
                  <w:marRight w:val="0"/>
                  <w:marTop w:val="0"/>
                  <w:marBottom w:val="0"/>
                  <w:divBdr>
                    <w:top w:val="none" w:sz="0" w:space="0" w:color="auto"/>
                    <w:left w:val="none" w:sz="0" w:space="0" w:color="auto"/>
                    <w:bottom w:val="none" w:sz="0" w:space="0" w:color="auto"/>
                    <w:right w:val="none" w:sz="0" w:space="0" w:color="auto"/>
                  </w:divBdr>
                </w:div>
                <w:div w:id="1951277019">
                  <w:marLeft w:val="0"/>
                  <w:marRight w:val="0"/>
                  <w:marTop w:val="0"/>
                  <w:marBottom w:val="0"/>
                  <w:divBdr>
                    <w:top w:val="none" w:sz="0" w:space="0" w:color="auto"/>
                    <w:left w:val="none" w:sz="0" w:space="0" w:color="auto"/>
                    <w:bottom w:val="none" w:sz="0" w:space="0" w:color="auto"/>
                    <w:right w:val="none" w:sz="0" w:space="0" w:color="auto"/>
                  </w:divBdr>
                </w:div>
                <w:div w:id="5878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8964">
      <w:bodyDiv w:val="1"/>
      <w:marLeft w:val="0"/>
      <w:marRight w:val="0"/>
      <w:marTop w:val="0"/>
      <w:marBottom w:val="0"/>
      <w:divBdr>
        <w:top w:val="none" w:sz="0" w:space="0" w:color="auto"/>
        <w:left w:val="none" w:sz="0" w:space="0" w:color="auto"/>
        <w:bottom w:val="none" w:sz="0" w:space="0" w:color="auto"/>
        <w:right w:val="none" w:sz="0" w:space="0" w:color="auto"/>
      </w:divBdr>
    </w:div>
    <w:div w:id="37434504">
      <w:bodyDiv w:val="1"/>
      <w:marLeft w:val="0"/>
      <w:marRight w:val="0"/>
      <w:marTop w:val="0"/>
      <w:marBottom w:val="0"/>
      <w:divBdr>
        <w:top w:val="none" w:sz="0" w:space="0" w:color="auto"/>
        <w:left w:val="none" w:sz="0" w:space="0" w:color="auto"/>
        <w:bottom w:val="none" w:sz="0" w:space="0" w:color="auto"/>
        <w:right w:val="none" w:sz="0" w:space="0" w:color="auto"/>
      </w:divBdr>
    </w:div>
    <w:div w:id="70935209">
      <w:bodyDiv w:val="1"/>
      <w:marLeft w:val="0"/>
      <w:marRight w:val="0"/>
      <w:marTop w:val="0"/>
      <w:marBottom w:val="0"/>
      <w:divBdr>
        <w:top w:val="none" w:sz="0" w:space="0" w:color="auto"/>
        <w:left w:val="none" w:sz="0" w:space="0" w:color="auto"/>
        <w:bottom w:val="none" w:sz="0" w:space="0" w:color="auto"/>
        <w:right w:val="none" w:sz="0" w:space="0" w:color="auto"/>
      </w:divBdr>
      <w:divsChild>
        <w:div w:id="1845702745">
          <w:marLeft w:val="0"/>
          <w:marRight w:val="0"/>
          <w:marTop w:val="0"/>
          <w:marBottom w:val="0"/>
          <w:divBdr>
            <w:top w:val="single" w:sz="2" w:space="0" w:color="E3E3E3"/>
            <w:left w:val="single" w:sz="2" w:space="0" w:color="E3E3E3"/>
            <w:bottom w:val="single" w:sz="2" w:space="0" w:color="E3E3E3"/>
            <w:right w:val="single" w:sz="2" w:space="0" w:color="E3E3E3"/>
          </w:divBdr>
          <w:divsChild>
            <w:div w:id="1594048065">
              <w:marLeft w:val="0"/>
              <w:marRight w:val="0"/>
              <w:marTop w:val="0"/>
              <w:marBottom w:val="0"/>
              <w:divBdr>
                <w:top w:val="single" w:sz="2" w:space="0" w:color="E3E3E3"/>
                <w:left w:val="single" w:sz="2" w:space="0" w:color="E3E3E3"/>
                <w:bottom w:val="single" w:sz="2" w:space="0" w:color="E3E3E3"/>
                <w:right w:val="single" w:sz="2" w:space="0" w:color="E3E3E3"/>
              </w:divBdr>
              <w:divsChild>
                <w:div w:id="1137188795">
                  <w:marLeft w:val="0"/>
                  <w:marRight w:val="0"/>
                  <w:marTop w:val="0"/>
                  <w:marBottom w:val="0"/>
                  <w:divBdr>
                    <w:top w:val="single" w:sz="2" w:space="0" w:color="E3E3E3"/>
                    <w:left w:val="single" w:sz="2" w:space="0" w:color="E3E3E3"/>
                    <w:bottom w:val="single" w:sz="2" w:space="0" w:color="E3E3E3"/>
                    <w:right w:val="single" w:sz="2" w:space="0" w:color="E3E3E3"/>
                  </w:divBdr>
                  <w:divsChild>
                    <w:div w:id="228999578">
                      <w:marLeft w:val="0"/>
                      <w:marRight w:val="0"/>
                      <w:marTop w:val="0"/>
                      <w:marBottom w:val="0"/>
                      <w:divBdr>
                        <w:top w:val="single" w:sz="2" w:space="0" w:color="E3E3E3"/>
                        <w:left w:val="single" w:sz="2" w:space="0" w:color="E3E3E3"/>
                        <w:bottom w:val="single" w:sz="2" w:space="0" w:color="E3E3E3"/>
                        <w:right w:val="single" w:sz="2" w:space="0" w:color="E3E3E3"/>
                      </w:divBdr>
                      <w:divsChild>
                        <w:div w:id="197789727">
                          <w:marLeft w:val="0"/>
                          <w:marRight w:val="0"/>
                          <w:marTop w:val="0"/>
                          <w:marBottom w:val="0"/>
                          <w:divBdr>
                            <w:top w:val="single" w:sz="2" w:space="0" w:color="E3E3E3"/>
                            <w:left w:val="single" w:sz="2" w:space="0" w:color="E3E3E3"/>
                            <w:bottom w:val="single" w:sz="2" w:space="0" w:color="E3E3E3"/>
                            <w:right w:val="single" w:sz="2" w:space="0" w:color="E3E3E3"/>
                          </w:divBdr>
                          <w:divsChild>
                            <w:div w:id="529731789">
                              <w:marLeft w:val="0"/>
                              <w:marRight w:val="0"/>
                              <w:marTop w:val="0"/>
                              <w:marBottom w:val="0"/>
                              <w:divBdr>
                                <w:top w:val="single" w:sz="2" w:space="2" w:color="E3E3E3"/>
                                <w:left w:val="single" w:sz="2" w:space="0" w:color="E3E3E3"/>
                                <w:bottom w:val="single" w:sz="2" w:space="0" w:color="E3E3E3"/>
                                <w:right w:val="single" w:sz="2" w:space="0" w:color="E3E3E3"/>
                              </w:divBdr>
                              <w:divsChild>
                                <w:div w:id="90862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98762118">
          <w:marLeft w:val="0"/>
          <w:marRight w:val="0"/>
          <w:marTop w:val="0"/>
          <w:marBottom w:val="0"/>
          <w:divBdr>
            <w:top w:val="single" w:sz="2" w:space="0" w:color="E3E3E3"/>
            <w:left w:val="single" w:sz="2" w:space="0" w:color="E3E3E3"/>
            <w:bottom w:val="single" w:sz="2" w:space="0" w:color="E3E3E3"/>
            <w:right w:val="single" w:sz="2" w:space="0" w:color="E3E3E3"/>
          </w:divBdr>
          <w:divsChild>
            <w:div w:id="345668612">
              <w:marLeft w:val="0"/>
              <w:marRight w:val="0"/>
              <w:marTop w:val="0"/>
              <w:marBottom w:val="0"/>
              <w:divBdr>
                <w:top w:val="single" w:sz="2" w:space="0" w:color="E3E3E3"/>
                <w:left w:val="single" w:sz="2" w:space="0" w:color="E3E3E3"/>
                <w:bottom w:val="single" w:sz="2" w:space="0" w:color="E3E3E3"/>
                <w:right w:val="single" w:sz="2" w:space="0" w:color="E3E3E3"/>
              </w:divBdr>
              <w:divsChild>
                <w:div w:id="583996071">
                  <w:marLeft w:val="0"/>
                  <w:marRight w:val="0"/>
                  <w:marTop w:val="0"/>
                  <w:marBottom w:val="0"/>
                  <w:divBdr>
                    <w:top w:val="single" w:sz="2" w:space="0" w:color="E3E3E3"/>
                    <w:left w:val="single" w:sz="2" w:space="0" w:color="E3E3E3"/>
                    <w:bottom w:val="single" w:sz="2" w:space="0" w:color="E3E3E3"/>
                    <w:right w:val="single" w:sz="2" w:space="0" w:color="E3E3E3"/>
                  </w:divBdr>
                  <w:divsChild>
                    <w:div w:id="986592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3310199">
      <w:bodyDiv w:val="1"/>
      <w:marLeft w:val="0"/>
      <w:marRight w:val="0"/>
      <w:marTop w:val="0"/>
      <w:marBottom w:val="0"/>
      <w:divBdr>
        <w:top w:val="none" w:sz="0" w:space="0" w:color="auto"/>
        <w:left w:val="none" w:sz="0" w:space="0" w:color="auto"/>
        <w:bottom w:val="none" w:sz="0" w:space="0" w:color="auto"/>
        <w:right w:val="none" w:sz="0" w:space="0" w:color="auto"/>
      </w:divBdr>
      <w:divsChild>
        <w:div w:id="572548160">
          <w:marLeft w:val="0"/>
          <w:marRight w:val="0"/>
          <w:marTop w:val="0"/>
          <w:marBottom w:val="0"/>
          <w:divBdr>
            <w:top w:val="none" w:sz="0" w:space="0" w:color="auto"/>
            <w:left w:val="none" w:sz="0" w:space="0" w:color="auto"/>
            <w:bottom w:val="none" w:sz="0" w:space="0" w:color="auto"/>
            <w:right w:val="none" w:sz="0" w:space="0" w:color="auto"/>
          </w:divBdr>
          <w:divsChild>
            <w:div w:id="27338501">
              <w:marLeft w:val="0"/>
              <w:marRight w:val="0"/>
              <w:marTop w:val="0"/>
              <w:marBottom w:val="0"/>
              <w:divBdr>
                <w:top w:val="none" w:sz="0" w:space="0" w:color="auto"/>
                <w:left w:val="none" w:sz="0" w:space="0" w:color="auto"/>
                <w:bottom w:val="none" w:sz="0" w:space="0" w:color="auto"/>
                <w:right w:val="none" w:sz="0" w:space="0" w:color="auto"/>
              </w:divBdr>
            </w:div>
            <w:div w:id="128324374">
              <w:marLeft w:val="0"/>
              <w:marRight w:val="0"/>
              <w:marTop w:val="0"/>
              <w:marBottom w:val="0"/>
              <w:divBdr>
                <w:top w:val="none" w:sz="0" w:space="0" w:color="auto"/>
                <w:left w:val="none" w:sz="0" w:space="0" w:color="auto"/>
                <w:bottom w:val="none" w:sz="0" w:space="0" w:color="auto"/>
                <w:right w:val="none" w:sz="0" w:space="0" w:color="auto"/>
              </w:divBdr>
            </w:div>
            <w:div w:id="175923118">
              <w:marLeft w:val="0"/>
              <w:marRight w:val="0"/>
              <w:marTop w:val="0"/>
              <w:marBottom w:val="0"/>
              <w:divBdr>
                <w:top w:val="none" w:sz="0" w:space="0" w:color="auto"/>
                <w:left w:val="none" w:sz="0" w:space="0" w:color="auto"/>
                <w:bottom w:val="none" w:sz="0" w:space="0" w:color="auto"/>
                <w:right w:val="none" w:sz="0" w:space="0" w:color="auto"/>
              </w:divBdr>
            </w:div>
            <w:div w:id="218711746">
              <w:marLeft w:val="0"/>
              <w:marRight w:val="0"/>
              <w:marTop w:val="0"/>
              <w:marBottom w:val="0"/>
              <w:divBdr>
                <w:top w:val="none" w:sz="0" w:space="0" w:color="auto"/>
                <w:left w:val="none" w:sz="0" w:space="0" w:color="auto"/>
                <w:bottom w:val="none" w:sz="0" w:space="0" w:color="auto"/>
                <w:right w:val="none" w:sz="0" w:space="0" w:color="auto"/>
              </w:divBdr>
            </w:div>
            <w:div w:id="235288873">
              <w:marLeft w:val="0"/>
              <w:marRight w:val="0"/>
              <w:marTop w:val="0"/>
              <w:marBottom w:val="0"/>
              <w:divBdr>
                <w:top w:val="none" w:sz="0" w:space="0" w:color="auto"/>
                <w:left w:val="none" w:sz="0" w:space="0" w:color="auto"/>
                <w:bottom w:val="none" w:sz="0" w:space="0" w:color="auto"/>
                <w:right w:val="none" w:sz="0" w:space="0" w:color="auto"/>
              </w:divBdr>
            </w:div>
            <w:div w:id="254824999">
              <w:marLeft w:val="0"/>
              <w:marRight w:val="0"/>
              <w:marTop w:val="0"/>
              <w:marBottom w:val="0"/>
              <w:divBdr>
                <w:top w:val="none" w:sz="0" w:space="0" w:color="auto"/>
                <w:left w:val="none" w:sz="0" w:space="0" w:color="auto"/>
                <w:bottom w:val="none" w:sz="0" w:space="0" w:color="auto"/>
                <w:right w:val="none" w:sz="0" w:space="0" w:color="auto"/>
              </w:divBdr>
            </w:div>
            <w:div w:id="298416701">
              <w:marLeft w:val="0"/>
              <w:marRight w:val="0"/>
              <w:marTop w:val="0"/>
              <w:marBottom w:val="0"/>
              <w:divBdr>
                <w:top w:val="none" w:sz="0" w:space="0" w:color="auto"/>
                <w:left w:val="none" w:sz="0" w:space="0" w:color="auto"/>
                <w:bottom w:val="none" w:sz="0" w:space="0" w:color="auto"/>
                <w:right w:val="none" w:sz="0" w:space="0" w:color="auto"/>
              </w:divBdr>
            </w:div>
            <w:div w:id="364645377">
              <w:marLeft w:val="0"/>
              <w:marRight w:val="0"/>
              <w:marTop w:val="0"/>
              <w:marBottom w:val="0"/>
              <w:divBdr>
                <w:top w:val="none" w:sz="0" w:space="0" w:color="auto"/>
                <w:left w:val="none" w:sz="0" w:space="0" w:color="auto"/>
                <w:bottom w:val="none" w:sz="0" w:space="0" w:color="auto"/>
                <w:right w:val="none" w:sz="0" w:space="0" w:color="auto"/>
              </w:divBdr>
            </w:div>
            <w:div w:id="391125411">
              <w:marLeft w:val="0"/>
              <w:marRight w:val="0"/>
              <w:marTop w:val="0"/>
              <w:marBottom w:val="0"/>
              <w:divBdr>
                <w:top w:val="none" w:sz="0" w:space="0" w:color="auto"/>
                <w:left w:val="none" w:sz="0" w:space="0" w:color="auto"/>
                <w:bottom w:val="none" w:sz="0" w:space="0" w:color="auto"/>
                <w:right w:val="none" w:sz="0" w:space="0" w:color="auto"/>
              </w:divBdr>
            </w:div>
            <w:div w:id="432021568">
              <w:marLeft w:val="0"/>
              <w:marRight w:val="0"/>
              <w:marTop w:val="0"/>
              <w:marBottom w:val="0"/>
              <w:divBdr>
                <w:top w:val="none" w:sz="0" w:space="0" w:color="auto"/>
                <w:left w:val="none" w:sz="0" w:space="0" w:color="auto"/>
                <w:bottom w:val="none" w:sz="0" w:space="0" w:color="auto"/>
                <w:right w:val="none" w:sz="0" w:space="0" w:color="auto"/>
              </w:divBdr>
            </w:div>
            <w:div w:id="438456456">
              <w:marLeft w:val="0"/>
              <w:marRight w:val="0"/>
              <w:marTop w:val="0"/>
              <w:marBottom w:val="0"/>
              <w:divBdr>
                <w:top w:val="none" w:sz="0" w:space="0" w:color="auto"/>
                <w:left w:val="none" w:sz="0" w:space="0" w:color="auto"/>
                <w:bottom w:val="none" w:sz="0" w:space="0" w:color="auto"/>
                <w:right w:val="none" w:sz="0" w:space="0" w:color="auto"/>
              </w:divBdr>
            </w:div>
            <w:div w:id="469640483">
              <w:marLeft w:val="0"/>
              <w:marRight w:val="0"/>
              <w:marTop w:val="0"/>
              <w:marBottom w:val="0"/>
              <w:divBdr>
                <w:top w:val="none" w:sz="0" w:space="0" w:color="auto"/>
                <w:left w:val="none" w:sz="0" w:space="0" w:color="auto"/>
                <w:bottom w:val="none" w:sz="0" w:space="0" w:color="auto"/>
                <w:right w:val="none" w:sz="0" w:space="0" w:color="auto"/>
              </w:divBdr>
            </w:div>
            <w:div w:id="489685762">
              <w:marLeft w:val="0"/>
              <w:marRight w:val="0"/>
              <w:marTop w:val="0"/>
              <w:marBottom w:val="0"/>
              <w:divBdr>
                <w:top w:val="none" w:sz="0" w:space="0" w:color="auto"/>
                <w:left w:val="none" w:sz="0" w:space="0" w:color="auto"/>
                <w:bottom w:val="none" w:sz="0" w:space="0" w:color="auto"/>
                <w:right w:val="none" w:sz="0" w:space="0" w:color="auto"/>
              </w:divBdr>
            </w:div>
            <w:div w:id="526598143">
              <w:marLeft w:val="0"/>
              <w:marRight w:val="0"/>
              <w:marTop w:val="0"/>
              <w:marBottom w:val="0"/>
              <w:divBdr>
                <w:top w:val="none" w:sz="0" w:space="0" w:color="auto"/>
                <w:left w:val="none" w:sz="0" w:space="0" w:color="auto"/>
                <w:bottom w:val="none" w:sz="0" w:space="0" w:color="auto"/>
                <w:right w:val="none" w:sz="0" w:space="0" w:color="auto"/>
              </w:divBdr>
            </w:div>
            <w:div w:id="571618867">
              <w:marLeft w:val="0"/>
              <w:marRight w:val="0"/>
              <w:marTop w:val="0"/>
              <w:marBottom w:val="0"/>
              <w:divBdr>
                <w:top w:val="none" w:sz="0" w:space="0" w:color="auto"/>
                <w:left w:val="none" w:sz="0" w:space="0" w:color="auto"/>
                <w:bottom w:val="none" w:sz="0" w:space="0" w:color="auto"/>
                <w:right w:val="none" w:sz="0" w:space="0" w:color="auto"/>
              </w:divBdr>
            </w:div>
            <w:div w:id="589892127">
              <w:marLeft w:val="0"/>
              <w:marRight w:val="0"/>
              <w:marTop w:val="0"/>
              <w:marBottom w:val="0"/>
              <w:divBdr>
                <w:top w:val="none" w:sz="0" w:space="0" w:color="auto"/>
                <w:left w:val="none" w:sz="0" w:space="0" w:color="auto"/>
                <w:bottom w:val="none" w:sz="0" w:space="0" w:color="auto"/>
                <w:right w:val="none" w:sz="0" w:space="0" w:color="auto"/>
              </w:divBdr>
            </w:div>
            <w:div w:id="607349893">
              <w:marLeft w:val="0"/>
              <w:marRight w:val="0"/>
              <w:marTop w:val="0"/>
              <w:marBottom w:val="0"/>
              <w:divBdr>
                <w:top w:val="none" w:sz="0" w:space="0" w:color="auto"/>
                <w:left w:val="none" w:sz="0" w:space="0" w:color="auto"/>
                <w:bottom w:val="none" w:sz="0" w:space="0" w:color="auto"/>
                <w:right w:val="none" w:sz="0" w:space="0" w:color="auto"/>
              </w:divBdr>
            </w:div>
            <w:div w:id="657877755">
              <w:marLeft w:val="0"/>
              <w:marRight w:val="0"/>
              <w:marTop w:val="0"/>
              <w:marBottom w:val="0"/>
              <w:divBdr>
                <w:top w:val="none" w:sz="0" w:space="0" w:color="auto"/>
                <w:left w:val="none" w:sz="0" w:space="0" w:color="auto"/>
                <w:bottom w:val="none" w:sz="0" w:space="0" w:color="auto"/>
                <w:right w:val="none" w:sz="0" w:space="0" w:color="auto"/>
              </w:divBdr>
            </w:div>
            <w:div w:id="658852677">
              <w:marLeft w:val="0"/>
              <w:marRight w:val="0"/>
              <w:marTop w:val="0"/>
              <w:marBottom w:val="0"/>
              <w:divBdr>
                <w:top w:val="none" w:sz="0" w:space="0" w:color="auto"/>
                <w:left w:val="none" w:sz="0" w:space="0" w:color="auto"/>
                <w:bottom w:val="none" w:sz="0" w:space="0" w:color="auto"/>
                <w:right w:val="none" w:sz="0" w:space="0" w:color="auto"/>
              </w:divBdr>
            </w:div>
            <w:div w:id="695622875">
              <w:marLeft w:val="0"/>
              <w:marRight w:val="0"/>
              <w:marTop w:val="0"/>
              <w:marBottom w:val="0"/>
              <w:divBdr>
                <w:top w:val="none" w:sz="0" w:space="0" w:color="auto"/>
                <w:left w:val="none" w:sz="0" w:space="0" w:color="auto"/>
                <w:bottom w:val="none" w:sz="0" w:space="0" w:color="auto"/>
                <w:right w:val="none" w:sz="0" w:space="0" w:color="auto"/>
              </w:divBdr>
            </w:div>
            <w:div w:id="701133868">
              <w:marLeft w:val="0"/>
              <w:marRight w:val="0"/>
              <w:marTop w:val="0"/>
              <w:marBottom w:val="0"/>
              <w:divBdr>
                <w:top w:val="none" w:sz="0" w:space="0" w:color="auto"/>
                <w:left w:val="none" w:sz="0" w:space="0" w:color="auto"/>
                <w:bottom w:val="none" w:sz="0" w:space="0" w:color="auto"/>
                <w:right w:val="none" w:sz="0" w:space="0" w:color="auto"/>
              </w:divBdr>
            </w:div>
            <w:div w:id="769620404">
              <w:marLeft w:val="0"/>
              <w:marRight w:val="0"/>
              <w:marTop w:val="0"/>
              <w:marBottom w:val="0"/>
              <w:divBdr>
                <w:top w:val="none" w:sz="0" w:space="0" w:color="auto"/>
                <w:left w:val="none" w:sz="0" w:space="0" w:color="auto"/>
                <w:bottom w:val="none" w:sz="0" w:space="0" w:color="auto"/>
                <w:right w:val="none" w:sz="0" w:space="0" w:color="auto"/>
              </w:divBdr>
            </w:div>
            <w:div w:id="872185406">
              <w:marLeft w:val="0"/>
              <w:marRight w:val="0"/>
              <w:marTop w:val="0"/>
              <w:marBottom w:val="0"/>
              <w:divBdr>
                <w:top w:val="none" w:sz="0" w:space="0" w:color="auto"/>
                <w:left w:val="none" w:sz="0" w:space="0" w:color="auto"/>
                <w:bottom w:val="none" w:sz="0" w:space="0" w:color="auto"/>
                <w:right w:val="none" w:sz="0" w:space="0" w:color="auto"/>
              </w:divBdr>
            </w:div>
            <w:div w:id="909537827">
              <w:marLeft w:val="0"/>
              <w:marRight w:val="0"/>
              <w:marTop w:val="0"/>
              <w:marBottom w:val="0"/>
              <w:divBdr>
                <w:top w:val="none" w:sz="0" w:space="0" w:color="auto"/>
                <w:left w:val="none" w:sz="0" w:space="0" w:color="auto"/>
                <w:bottom w:val="none" w:sz="0" w:space="0" w:color="auto"/>
                <w:right w:val="none" w:sz="0" w:space="0" w:color="auto"/>
              </w:divBdr>
            </w:div>
            <w:div w:id="988947409">
              <w:marLeft w:val="0"/>
              <w:marRight w:val="0"/>
              <w:marTop w:val="0"/>
              <w:marBottom w:val="0"/>
              <w:divBdr>
                <w:top w:val="none" w:sz="0" w:space="0" w:color="auto"/>
                <w:left w:val="none" w:sz="0" w:space="0" w:color="auto"/>
                <w:bottom w:val="none" w:sz="0" w:space="0" w:color="auto"/>
                <w:right w:val="none" w:sz="0" w:space="0" w:color="auto"/>
              </w:divBdr>
            </w:div>
            <w:div w:id="1021325098">
              <w:marLeft w:val="0"/>
              <w:marRight w:val="0"/>
              <w:marTop w:val="0"/>
              <w:marBottom w:val="0"/>
              <w:divBdr>
                <w:top w:val="none" w:sz="0" w:space="0" w:color="auto"/>
                <w:left w:val="none" w:sz="0" w:space="0" w:color="auto"/>
                <w:bottom w:val="none" w:sz="0" w:space="0" w:color="auto"/>
                <w:right w:val="none" w:sz="0" w:space="0" w:color="auto"/>
              </w:divBdr>
            </w:div>
            <w:div w:id="1033307003">
              <w:marLeft w:val="0"/>
              <w:marRight w:val="0"/>
              <w:marTop w:val="0"/>
              <w:marBottom w:val="0"/>
              <w:divBdr>
                <w:top w:val="none" w:sz="0" w:space="0" w:color="auto"/>
                <w:left w:val="none" w:sz="0" w:space="0" w:color="auto"/>
                <w:bottom w:val="none" w:sz="0" w:space="0" w:color="auto"/>
                <w:right w:val="none" w:sz="0" w:space="0" w:color="auto"/>
              </w:divBdr>
            </w:div>
            <w:div w:id="1040515109">
              <w:marLeft w:val="0"/>
              <w:marRight w:val="0"/>
              <w:marTop w:val="0"/>
              <w:marBottom w:val="0"/>
              <w:divBdr>
                <w:top w:val="none" w:sz="0" w:space="0" w:color="auto"/>
                <w:left w:val="none" w:sz="0" w:space="0" w:color="auto"/>
                <w:bottom w:val="none" w:sz="0" w:space="0" w:color="auto"/>
                <w:right w:val="none" w:sz="0" w:space="0" w:color="auto"/>
              </w:divBdr>
            </w:div>
            <w:div w:id="1071121624">
              <w:marLeft w:val="0"/>
              <w:marRight w:val="0"/>
              <w:marTop w:val="0"/>
              <w:marBottom w:val="0"/>
              <w:divBdr>
                <w:top w:val="none" w:sz="0" w:space="0" w:color="auto"/>
                <w:left w:val="none" w:sz="0" w:space="0" w:color="auto"/>
                <w:bottom w:val="none" w:sz="0" w:space="0" w:color="auto"/>
                <w:right w:val="none" w:sz="0" w:space="0" w:color="auto"/>
              </w:divBdr>
            </w:div>
            <w:div w:id="1083914477">
              <w:marLeft w:val="0"/>
              <w:marRight w:val="0"/>
              <w:marTop w:val="0"/>
              <w:marBottom w:val="0"/>
              <w:divBdr>
                <w:top w:val="none" w:sz="0" w:space="0" w:color="auto"/>
                <w:left w:val="none" w:sz="0" w:space="0" w:color="auto"/>
                <w:bottom w:val="none" w:sz="0" w:space="0" w:color="auto"/>
                <w:right w:val="none" w:sz="0" w:space="0" w:color="auto"/>
              </w:divBdr>
            </w:div>
            <w:div w:id="1112286515">
              <w:marLeft w:val="0"/>
              <w:marRight w:val="0"/>
              <w:marTop w:val="0"/>
              <w:marBottom w:val="0"/>
              <w:divBdr>
                <w:top w:val="none" w:sz="0" w:space="0" w:color="auto"/>
                <w:left w:val="none" w:sz="0" w:space="0" w:color="auto"/>
                <w:bottom w:val="none" w:sz="0" w:space="0" w:color="auto"/>
                <w:right w:val="none" w:sz="0" w:space="0" w:color="auto"/>
              </w:divBdr>
            </w:div>
            <w:div w:id="1149051215">
              <w:marLeft w:val="0"/>
              <w:marRight w:val="0"/>
              <w:marTop w:val="0"/>
              <w:marBottom w:val="0"/>
              <w:divBdr>
                <w:top w:val="none" w:sz="0" w:space="0" w:color="auto"/>
                <w:left w:val="none" w:sz="0" w:space="0" w:color="auto"/>
                <w:bottom w:val="none" w:sz="0" w:space="0" w:color="auto"/>
                <w:right w:val="none" w:sz="0" w:space="0" w:color="auto"/>
              </w:divBdr>
            </w:div>
            <w:div w:id="1152867164">
              <w:marLeft w:val="0"/>
              <w:marRight w:val="0"/>
              <w:marTop w:val="0"/>
              <w:marBottom w:val="0"/>
              <w:divBdr>
                <w:top w:val="none" w:sz="0" w:space="0" w:color="auto"/>
                <w:left w:val="none" w:sz="0" w:space="0" w:color="auto"/>
                <w:bottom w:val="none" w:sz="0" w:space="0" w:color="auto"/>
                <w:right w:val="none" w:sz="0" w:space="0" w:color="auto"/>
              </w:divBdr>
            </w:div>
            <w:div w:id="1182938416">
              <w:marLeft w:val="0"/>
              <w:marRight w:val="0"/>
              <w:marTop w:val="0"/>
              <w:marBottom w:val="0"/>
              <w:divBdr>
                <w:top w:val="none" w:sz="0" w:space="0" w:color="auto"/>
                <w:left w:val="none" w:sz="0" w:space="0" w:color="auto"/>
                <w:bottom w:val="none" w:sz="0" w:space="0" w:color="auto"/>
                <w:right w:val="none" w:sz="0" w:space="0" w:color="auto"/>
              </w:divBdr>
            </w:div>
            <w:div w:id="1199316268">
              <w:marLeft w:val="0"/>
              <w:marRight w:val="0"/>
              <w:marTop w:val="0"/>
              <w:marBottom w:val="0"/>
              <w:divBdr>
                <w:top w:val="none" w:sz="0" w:space="0" w:color="auto"/>
                <w:left w:val="none" w:sz="0" w:space="0" w:color="auto"/>
                <w:bottom w:val="none" w:sz="0" w:space="0" w:color="auto"/>
                <w:right w:val="none" w:sz="0" w:space="0" w:color="auto"/>
              </w:divBdr>
            </w:div>
            <w:div w:id="1250309643">
              <w:marLeft w:val="0"/>
              <w:marRight w:val="0"/>
              <w:marTop w:val="0"/>
              <w:marBottom w:val="0"/>
              <w:divBdr>
                <w:top w:val="none" w:sz="0" w:space="0" w:color="auto"/>
                <w:left w:val="none" w:sz="0" w:space="0" w:color="auto"/>
                <w:bottom w:val="none" w:sz="0" w:space="0" w:color="auto"/>
                <w:right w:val="none" w:sz="0" w:space="0" w:color="auto"/>
              </w:divBdr>
            </w:div>
            <w:div w:id="1286616931">
              <w:marLeft w:val="0"/>
              <w:marRight w:val="0"/>
              <w:marTop w:val="0"/>
              <w:marBottom w:val="0"/>
              <w:divBdr>
                <w:top w:val="none" w:sz="0" w:space="0" w:color="auto"/>
                <w:left w:val="none" w:sz="0" w:space="0" w:color="auto"/>
                <w:bottom w:val="none" w:sz="0" w:space="0" w:color="auto"/>
                <w:right w:val="none" w:sz="0" w:space="0" w:color="auto"/>
              </w:divBdr>
            </w:div>
            <w:div w:id="1327368020">
              <w:marLeft w:val="0"/>
              <w:marRight w:val="0"/>
              <w:marTop w:val="0"/>
              <w:marBottom w:val="0"/>
              <w:divBdr>
                <w:top w:val="none" w:sz="0" w:space="0" w:color="auto"/>
                <w:left w:val="none" w:sz="0" w:space="0" w:color="auto"/>
                <w:bottom w:val="none" w:sz="0" w:space="0" w:color="auto"/>
                <w:right w:val="none" w:sz="0" w:space="0" w:color="auto"/>
              </w:divBdr>
            </w:div>
            <w:div w:id="1332486165">
              <w:marLeft w:val="0"/>
              <w:marRight w:val="0"/>
              <w:marTop w:val="0"/>
              <w:marBottom w:val="0"/>
              <w:divBdr>
                <w:top w:val="none" w:sz="0" w:space="0" w:color="auto"/>
                <w:left w:val="none" w:sz="0" w:space="0" w:color="auto"/>
                <w:bottom w:val="none" w:sz="0" w:space="0" w:color="auto"/>
                <w:right w:val="none" w:sz="0" w:space="0" w:color="auto"/>
              </w:divBdr>
            </w:div>
            <w:div w:id="1386752929">
              <w:marLeft w:val="0"/>
              <w:marRight w:val="0"/>
              <w:marTop w:val="0"/>
              <w:marBottom w:val="0"/>
              <w:divBdr>
                <w:top w:val="none" w:sz="0" w:space="0" w:color="auto"/>
                <w:left w:val="none" w:sz="0" w:space="0" w:color="auto"/>
                <w:bottom w:val="none" w:sz="0" w:space="0" w:color="auto"/>
                <w:right w:val="none" w:sz="0" w:space="0" w:color="auto"/>
              </w:divBdr>
            </w:div>
            <w:div w:id="1416626850">
              <w:marLeft w:val="0"/>
              <w:marRight w:val="0"/>
              <w:marTop w:val="0"/>
              <w:marBottom w:val="0"/>
              <w:divBdr>
                <w:top w:val="none" w:sz="0" w:space="0" w:color="auto"/>
                <w:left w:val="none" w:sz="0" w:space="0" w:color="auto"/>
                <w:bottom w:val="none" w:sz="0" w:space="0" w:color="auto"/>
                <w:right w:val="none" w:sz="0" w:space="0" w:color="auto"/>
              </w:divBdr>
            </w:div>
            <w:div w:id="1423188724">
              <w:marLeft w:val="0"/>
              <w:marRight w:val="0"/>
              <w:marTop w:val="0"/>
              <w:marBottom w:val="0"/>
              <w:divBdr>
                <w:top w:val="none" w:sz="0" w:space="0" w:color="auto"/>
                <w:left w:val="none" w:sz="0" w:space="0" w:color="auto"/>
                <w:bottom w:val="none" w:sz="0" w:space="0" w:color="auto"/>
                <w:right w:val="none" w:sz="0" w:space="0" w:color="auto"/>
              </w:divBdr>
            </w:div>
            <w:div w:id="1457337584">
              <w:marLeft w:val="0"/>
              <w:marRight w:val="0"/>
              <w:marTop w:val="0"/>
              <w:marBottom w:val="0"/>
              <w:divBdr>
                <w:top w:val="none" w:sz="0" w:space="0" w:color="auto"/>
                <w:left w:val="none" w:sz="0" w:space="0" w:color="auto"/>
                <w:bottom w:val="none" w:sz="0" w:space="0" w:color="auto"/>
                <w:right w:val="none" w:sz="0" w:space="0" w:color="auto"/>
              </w:divBdr>
            </w:div>
            <w:div w:id="1463496863">
              <w:marLeft w:val="0"/>
              <w:marRight w:val="0"/>
              <w:marTop w:val="0"/>
              <w:marBottom w:val="0"/>
              <w:divBdr>
                <w:top w:val="none" w:sz="0" w:space="0" w:color="auto"/>
                <w:left w:val="none" w:sz="0" w:space="0" w:color="auto"/>
                <w:bottom w:val="none" w:sz="0" w:space="0" w:color="auto"/>
                <w:right w:val="none" w:sz="0" w:space="0" w:color="auto"/>
              </w:divBdr>
            </w:div>
            <w:div w:id="1506358240">
              <w:marLeft w:val="0"/>
              <w:marRight w:val="0"/>
              <w:marTop w:val="0"/>
              <w:marBottom w:val="0"/>
              <w:divBdr>
                <w:top w:val="none" w:sz="0" w:space="0" w:color="auto"/>
                <w:left w:val="none" w:sz="0" w:space="0" w:color="auto"/>
                <w:bottom w:val="none" w:sz="0" w:space="0" w:color="auto"/>
                <w:right w:val="none" w:sz="0" w:space="0" w:color="auto"/>
              </w:divBdr>
            </w:div>
            <w:div w:id="1549680520">
              <w:marLeft w:val="0"/>
              <w:marRight w:val="0"/>
              <w:marTop w:val="0"/>
              <w:marBottom w:val="0"/>
              <w:divBdr>
                <w:top w:val="none" w:sz="0" w:space="0" w:color="auto"/>
                <w:left w:val="none" w:sz="0" w:space="0" w:color="auto"/>
                <w:bottom w:val="none" w:sz="0" w:space="0" w:color="auto"/>
                <w:right w:val="none" w:sz="0" w:space="0" w:color="auto"/>
              </w:divBdr>
            </w:div>
            <w:div w:id="1553269094">
              <w:marLeft w:val="0"/>
              <w:marRight w:val="0"/>
              <w:marTop w:val="0"/>
              <w:marBottom w:val="0"/>
              <w:divBdr>
                <w:top w:val="none" w:sz="0" w:space="0" w:color="auto"/>
                <w:left w:val="none" w:sz="0" w:space="0" w:color="auto"/>
                <w:bottom w:val="none" w:sz="0" w:space="0" w:color="auto"/>
                <w:right w:val="none" w:sz="0" w:space="0" w:color="auto"/>
              </w:divBdr>
            </w:div>
            <w:div w:id="1631281704">
              <w:marLeft w:val="0"/>
              <w:marRight w:val="0"/>
              <w:marTop w:val="0"/>
              <w:marBottom w:val="0"/>
              <w:divBdr>
                <w:top w:val="none" w:sz="0" w:space="0" w:color="auto"/>
                <w:left w:val="none" w:sz="0" w:space="0" w:color="auto"/>
                <w:bottom w:val="none" w:sz="0" w:space="0" w:color="auto"/>
                <w:right w:val="none" w:sz="0" w:space="0" w:color="auto"/>
              </w:divBdr>
            </w:div>
            <w:div w:id="1644575037">
              <w:marLeft w:val="0"/>
              <w:marRight w:val="0"/>
              <w:marTop w:val="0"/>
              <w:marBottom w:val="0"/>
              <w:divBdr>
                <w:top w:val="none" w:sz="0" w:space="0" w:color="auto"/>
                <w:left w:val="none" w:sz="0" w:space="0" w:color="auto"/>
                <w:bottom w:val="none" w:sz="0" w:space="0" w:color="auto"/>
                <w:right w:val="none" w:sz="0" w:space="0" w:color="auto"/>
              </w:divBdr>
            </w:div>
            <w:div w:id="1656912649">
              <w:marLeft w:val="0"/>
              <w:marRight w:val="0"/>
              <w:marTop w:val="0"/>
              <w:marBottom w:val="0"/>
              <w:divBdr>
                <w:top w:val="none" w:sz="0" w:space="0" w:color="auto"/>
                <w:left w:val="none" w:sz="0" w:space="0" w:color="auto"/>
                <w:bottom w:val="none" w:sz="0" w:space="0" w:color="auto"/>
                <w:right w:val="none" w:sz="0" w:space="0" w:color="auto"/>
              </w:divBdr>
            </w:div>
            <w:div w:id="1697923039">
              <w:marLeft w:val="0"/>
              <w:marRight w:val="0"/>
              <w:marTop w:val="0"/>
              <w:marBottom w:val="0"/>
              <w:divBdr>
                <w:top w:val="none" w:sz="0" w:space="0" w:color="auto"/>
                <w:left w:val="none" w:sz="0" w:space="0" w:color="auto"/>
                <w:bottom w:val="none" w:sz="0" w:space="0" w:color="auto"/>
                <w:right w:val="none" w:sz="0" w:space="0" w:color="auto"/>
              </w:divBdr>
            </w:div>
            <w:div w:id="1791820497">
              <w:marLeft w:val="0"/>
              <w:marRight w:val="0"/>
              <w:marTop w:val="0"/>
              <w:marBottom w:val="0"/>
              <w:divBdr>
                <w:top w:val="none" w:sz="0" w:space="0" w:color="auto"/>
                <w:left w:val="none" w:sz="0" w:space="0" w:color="auto"/>
                <w:bottom w:val="none" w:sz="0" w:space="0" w:color="auto"/>
                <w:right w:val="none" w:sz="0" w:space="0" w:color="auto"/>
              </w:divBdr>
            </w:div>
            <w:div w:id="1795520644">
              <w:marLeft w:val="0"/>
              <w:marRight w:val="0"/>
              <w:marTop w:val="0"/>
              <w:marBottom w:val="0"/>
              <w:divBdr>
                <w:top w:val="none" w:sz="0" w:space="0" w:color="auto"/>
                <w:left w:val="none" w:sz="0" w:space="0" w:color="auto"/>
                <w:bottom w:val="none" w:sz="0" w:space="0" w:color="auto"/>
                <w:right w:val="none" w:sz="0" w:space="0" w:color="auto"/>
              </w:divBdr>
            </w:div>
            <w:div w:id="1799255425">
              <w:marLeft w:val="0"/>
              <w:marRight w:val="0"/>
              <w:marTop w:val="0"/>
              <w:marBottom w:val="0"/>
              <w:divBdr>
                <w:top w:val="none" w:sz="0" w:space="0" w:color="auto"/>
                <w:left w:val="none" w:sz="0" w:space="0" w:color="auto"/>
                <w:bottom w:val="none" w:sz="0" w:space="0" w:color="auto"/>
                <w:right w:val="none" w:sz="0" w:space="0" w:color="auto"/>
              </w:divBdr>
            </w:div>
            <w:div w:id="1806316565">
              <w:marLeft w:val="0"/>
              <w:marRight w:val="0"/>
              <w:marTop w:val="0"/>
              <w:marBottom w:val="0"/>
              <w:divBdr>
                <w:top w:val="none" w:sz="0" w:space="0" w:color="auto"/>
                <w:left w:val="none" w:sz="0" w:space="0" w:color="auto"/>
                <w:bottom w:val="none" w:sz="0" w:space="0" w:color="auto"/>
                <w:right w:val="none" w:sz="0" w:space="0" w:color="auto"/>
              </w:divBdr>
            </w:div>
            <w:div w:id="1813518750">
              <w:marLeft w:val="0"/>
              <w:marRight w:val="0"/>
              <w:marTop w:val="0"/>
              <w:marBottom w:val="0"/>
              <w:divBdr>
                <w:top w:val="none" w:sz="0" w:space="0" w:color="auto"/>
                <w:left w:val="none" w:sz="0" w:space="0" w:color="auto"/>
                <w:bottom w:val="none" w:sz="0" w:space="0" w:color="auto"/>
                <w:right w:val="none" w:sz="0" w:space="0" w:color="auto"/>
              </w:divBdr>
            </w:div>
            <w:div w:id="1824857061">
              <w:marLeft w:val="0"/>
              <w:marRight w:val="0"/>
              <w:marTop w:val="0"/>
              <w:marBottom w:val="0"/>
              <w:divBdr>
                <w:top w:val="none" w:sz="0" w:space="0" w:color="auto"/>
                <w:left w:val="none" w:sz="0" w:space="0" w:color="auto"/>
                <w:bottom w:val="none" w:sz="0" w:space="0" w:color="auto"/>
                <w:right w:val="none" w:sz="0" w:space="0" w:color="auto"/>
              </w:divBdr>
            </w:div>
            <w:div w:id="1825394335">
              <w:marLeft w:val="0"/>
              <w:marRight w:val="0"/>
              <w:marTop w:val="0"/>
              <w:marBottom w:val="0"/>
              <w:divBdr>
                <w:top w:val="none" w:sz="0" w:space="0" w:color="auto"/>
                <w:left w:val="none" w:sz="0" w:space="0" w:color="auto"/>
                <w:bottom w:val="none" w:sz="0" w:space="0" w:color="auto"/>
                <w:right w:val="none" w:sz="0" w:space="0" w:color="auto"/>
              </w:divBdr>
            </w:div>
            <w:div w:id="1828743314">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1860046731">
              <w:marLeft w:val="0"/>
              <w:marRight w:val="0"/>
              <w:marTop w:val="0"/>
              <w:marBottom w:val="0"/>
              <w:divBdr>
                <w:top w:val="none" w:sz="0" w:space="0" w:color="auto"/>
                <w:left w:val="none" w:sz="0" w:space="0" w:color="auto"/>
                <w:bottom w:val="none" w:sz="0" w:space="0" w:color="auto"/>
                <w:right w:val="none" w:sz="0" w:space="0" w:color="auto"/>
              </w:divBdr>
            </w:div>
            <w:div w:id="1888446024">
              <w:marLeft w:val="0"/>
              <w:marRight w:val="0"/>
              <w:marTop w:val="0"/>
              <w:marBottom w:val="0"/>
              <w:divBdr>
                <w:top w:val="none" w:sz="0" w:space="0" w:color="auto"/>
                <w:left w:val="none" w:sz="0" w:space="0" w:color="auto"/>
                <w:bottom w:val="none" w:sz="0" w:space="0" w:color="auto"/>
                <w:right w:val="none" w:sz="0" w:space="0" w:color="auto"/>
              </w:divBdr>
            </w:div>
            <w:div w:id="1897467631">
              <w:marLeft w:val="0"/>
              <w:marRight w:val="0"/>
              <w:marTop w:val="0"/>
              <w:marBottom w:val="0"/>
              <w:divBdr>
                <w:top w:val="none" w:sz="0" w:space="0" w:color="auto"/>
                <w:left w:val="none" w:sz="0" w:space="0" w:color="auto"/>
                <w:bottom w:val="none" w:sz="0" w:space="0" w:color="auto"/>
                <w:right w:val="none" w:sz="0" w:space="0" w:color="auto"/>
              </w:divBdr>
            </w:div>
            <w:div w:id="2135900220">
              <w:marLeft w:val="0"/>
              <w:marRight w:val="0"/>
              <w:marTop w:val="0"/>
              <w:marBottom w:val="0"/>
              <w:divBdr>
                <w:top w:val="none" w:sz="0" w:space="0" w:color="auto"/>
                <w:left w:val="none" w:sz="0" w:space="0" w:color="auto"/>
                <w:bottom w:val="none" w:sz="0" w:space="0" w:color="auto"/>
                <w:right w:val="none" w:sz="0" w:space="0" w:color="auto"/>
              </w:divBdr>
            </w:div>
            <w:div w:id="21460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84860">
      <w:bodyDiv w:val="1"/>
      <w:marLeft w:val="0"/>
      <w:marRight w:val="0"/>
      <w:marTop w:val="0"/>
      <w:marBottom w:val="0"/>
      <w:divBdr>
        <w:top w:val="none" w:sz="0" w:space="0" w:color="auto"/>
        <w:left w:val="none" w:sz="0" w:space="0" w:color="auto"/>
        <w:bottom w:val="none" w:sz="0" w:space="0" w:color="auto"/>
        <w:right w:val="none" w:sz="0" w:space="0" w:color="auto"/>
      </w:divBdr>
      <w:divsChild>
        <w:div w:id="106438625">
          <w:marLeft w:val="0"/>
          <w:marRight w:val="0"/>
          <w:marTop w:val="0"/>
          <w:marBottom w:val="0"/>
          <w:divBdr>
            <w:top w:val="none" w:sz="0" w:space="0" w:color="auto"/>
            <w:left w:val="none" w:sz="0" w:space="0" w:color="auto"/>
            <w:bottom w:val="none" w:sz="0" w:space="0" w:color="auto"/>
            <w:right w:val="none" w:sz="0" w:space="0" w:color="auto"/>
          </w:divBdr>
          <w:divsChild>
            <w:div w:id="1288586571">
              <w:marLeft w:val="0"/>
              <w:marRight w:val="0"/>
              <w:marTop w:val="0"/>
              <w:marBottom w:val="0"/>
              <w:divBdr>
                <w:top w:val="none" w:sz="0" w:space="0" w:color="auto"/>
                <w:left w:val="none" w:sz="0" w:space="0" w:color="auto"/>
                <w:bottom w:val="none" w:sz="0" w:space="0" w:color="auto"/>
                <w:right w:val="none" w:sz="0" w:space="0" w:color="auto"/>
              </w:divBdr>
            </w:div>
            <w:div w:id="1739136218">
              <w:marLeft w:val="0"/>
              <w:marRight w:val="0"/>
              <w:marTop w:val="0"/>
              <w:marBottom w:val="0"/>
              <w:divBdr>
                <w:top w:val="none" w:sz="0" w:space="0" w:color="auto"/>
                <w:left w:val="none" w:sz="0" w:space="0" w:color="auto"/>
                <w:bottom w:val="none" w:sz="0" w:space="0" w:color="auto"/>
                <w:right w:val="none" w:sz="0" w:space="0" w:color="auto"/>
              </w:divBdr>
            </w:div>
            <w:div w:id="2011441779">
              <w:marLeft w:val="0"/>
              <w:marRight w:val="0"/>
              <w:marTop w:val="0"/>
              <w:marBottom w:val="0"/>
              <w:divBdr>
                <w:top w:val="none" w:sz="0" w:space="0" w:color="auto"/>
                <w:left w:val="none" w:sz="0" w:space="0" w:color="auto"/>
                <w:bottom w:val="none" w:sz="0" w:space="0" w:color="auto"/>
                <w:right w:val="none" w:sz="0" w:space="0" w:color="auto"/>
              </w:divBdr>
            </w:div>
            <w:div w:id="290668106">
              <w:marLeft w:val="0"/>
              <w:marRight w:val="0"/>
              <w:marTop w:val="0"/>
              <w:marBottom w:val="0"/>
              <w:divBdr>
                <w:top w:val="none" w:sz="0" w:space="0" w:color="auto"/>
                <w:left w:val="none" w:sz="0" w:space="0" w:color="auto"/>
                <w:bottom w:val="none" w:sz="0" w:space="0" w:color="auto"/>
                <w:right w:val="none" w:sz="0" w:space="0" w:color="auto"/>
              </w:divBdr>
            </w:div>
            <w:div w:id="762140532">
              <w:marLeft w:val="0"/>
              <w:marRight w:val="0"/>
              <w:marTop w:val="0"/>
              <w:marBottom w:val="0"/>
              <w:divBdr>
                <w:top w:val="none" w:sz="0" w:space="0" w:color="auto"/>
                <w:left w:val="none" w:sz="0" w:space="0" w:color="auto"/>
                <w:bottom w:val="none" w:sz="0" w:space="0" w:color="auto"/>
                <w:right w:val="none" w:sz="0" w:space="0" w:color="auto"/>
              </w:divBdr>
            </w:div>
            <w:div w:id="675612527">
              <w:marLeft w:val="0"/>
              <w:marRight w:val="0"/>
              <w:marTop w:val="0"/>
              <w:marBottom w:val="0"/>
              <w:divBdr>
                <w:top w:val="none" w:sz="0" w:space="0" w:color="auto"/>
                <w:left w:val="none" w:sz="0" w:space="0" w:color="auto"/>
                <w:bottom w:val="none" w:sz="0" w:space="0" w:color="auto"/>
                <w:right w:val="none" w:sz="0" w:space="0" w:color="auto"/>
              </w:divBdr>
            </w:div>
            <w:div w:id="613832398">
              <w:marLeft w:val="0"/>
              <w:marRight w:val="0"/>
              <w:marTop w:val="0"/>
              <w:marBottom w:val="0"/>
              <w:divBdr>
                <w:top w:val="none" w:sz="0" w:space="0" w:color="auto"/>
                <w:left w:val="none" w:sz="0" w:space="0" w:color="auto"/>
                <w:bottom w:val="none" w:sz="0" w:space="0" w:color="auto"/>
                <w:right w:val="none" w:sz="0" w:space="0" w:color="auto"/>
              </w:divBdr>
            </w:div>
            <w:div w:id="1031299420">
              <w:marLeft w:val="0"/>
              <w:marRight w:val="0"/>
              <w:marTop w:val="0"/>
              <w:marBottom w:val="0"/>
              <w:divBdr>
                <w:top w:val="none" w:sz="0" w:space="0" w:color="auto"/>
                <w:left w:val="none" w:sz="0" w:space="0" w:color="auto"/>
                <w:bottom w:val="none" w:sz="0" w:space="0" w:color="auto"/>
                <w:right w:val="none" w:sz="0" w:space="0" w:color="auto"/>
              </w:divBdr>
            </w:div>
            <w:div w:id="818115389">
              <w:marLeft w:val="0"/>
              <w:marRight w:val="0"/>
              <w:marTop w:val="0"/>
              <w:marBottom w:val="0"/>
              <w:divBdr>
                <w:top w:val="none" w:sz="0" w:space="0" w:color="auto"/>
                <w:left w:val="none" w:sz="0" w:space="0" w:color="auto"/>
                <w:bottom w:val="none" w:sz="0" w:space="0" w:color="auto"/>
                <w:right w:val="none" w:sz="0" w:space="0" w:color="auto"/>
              </w:divBdr>
            </w:div>
            <w:div w:id="385446136">
              <w:marLeft w:val="0"/>
              <w:marRight w:val="0"/>
              <w:marTop w:val="0"/>
              <w:marBottom w:val="0"/>
              <w:divBdr>
                <w:top w:val="none" w:sz="0" w:space="0" w:color="auto"/>
                <w:left w:val="none" w:sz="0" w:space="0" w:color="auto"/>
                <w:bottom w:val="none" w:sz="0" w:space="0" w:color="auto"/>
                <w:right w:val="none" w:sz="0" w:space="0" w:color="auto"/>
              </w:divBdr>
            </w:div>
            <w:div w:id="2146503330">
              <w:marLeft w:val="0"/>
              <w:marRight w:val="0"/>
              <w:marTop w:val="0"/>
              <w:marBottom w:val="0"/>
              <w:divBdr>
                <w:top w:val="none" w:sz="0" w:space="0" w:color="auto"/>
                <w:left w:val="none" w:sz="0" w:space="0" w:color="auto"/>
                <w:bottom w:val="none" w:sz="0" w:space="0" w:color="auto"/>
                <w:right w:val="none" w:sz="0" w:space="0" w:color="auto"/>
              </w:divBdr>
            </w:div>
            <w:div w:id="1711494321">
              <w:marLeft w:val="0"/>
              <w:marRight w:val="0"/>
              <w:marTop w:val="0"/>
              <w:marBottom w:val="0"/>
              <w:divBdr>
                <w:top w:val="none" w:sz="0" w:space="0" w:color="auto"/>
                <w:left w:val="none" w:sz="0" w:space="0" w:color="auto"/>
                <w:bottom w:val="none" w:sz="0" w:space="0" w:color="auto"/>
                <w:right w:val="none" w:sz="0" w:space="0" w:color="auto"/>
              </w:divBdr>
            </w:div>
            <w:div w:id="874200641">
              <w:marLeft w:val="0"/>
              <w:marRight w:val="0"/>
              <w:marTop w:val="0"/>
              <w:marBottom w:val="0"/>
              <w:divBdr>
                <w:top w:val="none" w:sz="0" w:space="0" w:color="auto"/>
                <w:left w:val="none" w:sz="0" w:space="0" w:color="auto"/>
                <w:bottom w:val="none" w:sz="0" w:space="0" w:color="auto"/>
                <w:right w:val="none" w:sz="0" w:space="0" w:color="auto"/>
              </w:divBdr>
            </w:div>
            <w:div w:id="1566451042">
              <w:marLeft w:val="0"/>
              <w:marRight w:val="0"/>
              <w:marTop w:val="0"/>
              <w:marBottom w:val="0"/>
              <w:divBdr>
                <w:top w:val="none" w:sz="0" w:space="0" w:color="auto"/>
                <w:left w:val="none" w:sz="0" w:space="0" w:color="auto"/>
                <w:bottom w:val="none" w:sz="0" w:space="0" w:color="auto"/>
                <w:right w:val="none" w:sz="0" w:space="0" w:color="auto"/>
              </w:divBdr>
            </w:div>
            <w:div w:id="1129713502">
              <w:marLeft w:val="0"/>
              <w:marRight w:val="0"/>
              <w:marTop w:val="0"/>
              <w:marBottom w:val="0"/>
              <w:divBdr>
                <w:top w:val="none" w:sz="0" w:space="0" w:color="auto"/>
                <w:left w:val="none" w:sz="0" w:space="0" w:color="auto"/>
                <w:bottom w:val="none" w:sz="0" w:space="0" w:color="auto"/>
                <w:right w:val="none" w:sz="0" w:space="0" w:color="auto"/>
              </w:divBdr>
            </w:div>
            <w:div w:id="103618889">
              <w:marLeft w:val="0"/>
              <w:marRight w:val="0"/>
              <w:marTop w:val="0"/>
              <w:marBottom w:val="0"/>
              <w:divBdr>
                <w:top w:val="none" w:sz="0" w:space="0" w:color="auto"/>
                <w:left w:val="none" w:sz="0" w:space="0" w:color="auto"/>
                <w:bottom w:val="none" w:sz="0" w:space="0" w:color="auto"/>
                <w:right w:val="none" w:sz="0" w:space="0" w:color="auto"/>
              </w:divBdr>
            </w:div>
            <w:div w:id="422990013">
              <w:marLeft w:val="0"/>
              <w:marRight w:val="0"/>
              <w:marTop w:val="0"/>
              <w:marBottom w:val="0"/>
              <w:divBdr>
                <w:top w:val="none" w:sz="0" w:space="0" w:color="auto"/>
                <w:left w:val="none" w:sz="0" w:space="0" w:color="auto"/>
                <w:bottom w:val="none" w:sz="0" w:space="0" w:color="auto"/>
                <w:right w:val="none" w:sz="0" w:space="0" w:color="auto"/>
              </w:divBdr>
            </w:div>
            <w:div w:id="1935243602">
              <w:marLeft w:val="0"/>
              <w:marRight w:val="0"/>
              <w:marTop w:val="0"/>
              <w:marBottom w:val="0"/>
              <w:divBdr>
                <w:top w:val="none" w:sz="0" w:space="0" w:color="auto"/>
                <w:left w:val="none" w:sz="0" w:space="0" w:color="auto"/>
                <w:bottom w:val="none" w:sz="0" w:space="0" w:color="auto"/>
                <w:right w:val="none" w:sz="0" w:space="0" w:color="auto"/>
              </w:divBdr>
            </w:div>
            <w:div w:id="1672488382">
              <w:marLeft w:val="0"/>
              <w:marRight w:val="0"/>
              <w:marTop w:val="0"/>
              <w:marBottom w:val="0"/>
              <w:divBdr>
                <w:top w:val="none" w:sz="0" w:space="0" w:color="auto"/>
                <w:left w:val="none" w:sz="0" w:space="0" w:color="auto"/>
                <w:bottom w:val="none" w:sz="0" w:space="0" w:color="auto"/>
                <w:right w:val="none" w:sz="0" w:space="0" w:color="auto"/>
              </w:divBdr>
            </w:div>
            <w:div w:id="117646637">
              <w:marLeft w:val="0"/>
              <w:marRight w:val="0"/>
              <w:marTop w:val="0"/>
              <w:marBottom w:val="0"/>
              <w:divBdr>
                <w:top w:val="none" w:sz="0" w:space="0" w:color="auto"/>
                <w:left w:val="none" w:sz="0" w:space="0" w:color="auto"/>
                <w:bottom w:val="none" w:sz="0" w:space="0" w:color="auto"/>
                <w:right w:val="none" w:sz="0" w:space="0" w:color="auto"/>
              </w:divBdr>
            </w:div>
            <w:div w:id="1314289303">
              <w:marLeft w:val="0"/>
              <w:marRight w:val="0"/>
              <w:marTop w:val="0"/>
              <w:marBottom w:val="0"/>
              <w:divBdr>
                <w:top w:val="none" w:sz="0" w:space="0" w:color="auto"/>
                <w:left w:val="none" w:sz="0" w:space="0" w:color="auto"/>
                <w:bottom w:val="none" w:sz="0" w:space="0" w:color="auto"/>
                <w:right w:val="none" w:sz="0" w:space="0" w:color="auto"/>
              </w:divBdr>
            </w:div>
            <w:div w:id="525682245">
              <w:marLeft w:val="0"/>
              <w:marRight w:val="0"/>
              <w:marTop w:val="0"/>
              <w:marBottom w:val="0"/>
              <w:divBdr>
                <w:top w:val="none" w:sz="0" w:space="0" w:color="auto"/>
                <w:left w:val="none" w:sz="0" w:space="0" w:color="auto"/>
                <w:bottom w:val="none" w:sz="0" w:space="0" w:color="auto"/>
                <w:right w:val="none" w:sz="0" w:space="0" w:color="auto"/>
              </w:divBdr>
            </w:div>
            <w:div w:id="1535967485">
              <w:marLeft w:val="0"/>
              <w:marRight w:val="0"/>
              <w:marTop w:val="0"/>
              <w:marBottom w:val="0"/>
              <w:divBdr>
                <w:top w:val="none" w:sz="0" w:space="0" w:color="auto"/>
                <w:left w:val="none" w:sz="0" w:space="0" w:color="auto"/>
                <w:bottom w:val="none" w:sz="0" w:space="0" w:color="auto"/>
                <w:right w:val="none" w:sz="0" w:space="0" w:color="auto"/>
              </w:divBdr>
            </w:div>
            <w:div w:id="1593395099">
              <w:marLeft w:val="0"/>
              <w:marRight w:val="0"/>
              <w:marTop w:val="0"/>
              <w:marBottom w:val="0"/>
              <w:divBdr>
                <w:top w:val="none" w:sz="0" w:space="0" w:color="auto"/>
                <w:left w:val="none" w:sz="0" w:space="0" w:color="auto"/>
                <w:bottom w:val="none" w:sz="0" w:space="0" w:color="auto"/>
                <w:right w:val="none" w:sz="0" w:space="0" w:color="auto"/>
              </w:divBdr>
            </w:div>
            <w:div w:id="773552349">
              <w:marLeft w:val="0"/>
              <w:marRight w:val="0"/>
              <w:marTop w:val="0"/>
              <w:marBottom w:val="0"/>
              <w:divBdr>
                <w:top w:val="none" w:sz="0" w:space="0" w:color="auto"/>
                <w:left w:val="none" w:sz="0" w:space="0" w:color="auto"/>
                <w:bottom w:val="none" w:sz="0" w:space="0" w:color="auto"/>
                <w:right w:val="none" w:sz="0" w:space="0" w:color="auto"/>
              </w:divBdr>
            </w:div>
            <w:div w:id="1413117046">
              <w:marLeft w:val="0"/>
              <w:marRight w:val="0"/>
              <w:marTop w:val="0"/>
              <w:marBottom w:val="0"/>
              <w:divBdr>
                <w:top w:val="none" w:sz="0" w:space="0" w:color="auto"/>
                <w:left w:val="none" w:sz="0" w:space="0" w:color="auto"/>
                <w:bottom w:val="none" w:sz="0" w:space="0" w:color="auto"/>
                <w:right w:val="none" w:sz="0" w:space="0" w:color="auto"/>
              </w:divBdr>
            </w:div>
            <w:div w:id="1838690975">
              <w:marLeft w:val="0"/>
              <w:marRight w:val="0"/>
              <w:marTop w:val="0"/>
              <w:marBottom w:val="0"/>
              <w:divBdr>
                <w:top w:val="none" w:sz="0" w:space="0" w:color="auto"/>
                <w:left w:val="none" w:sz="0" w:space="0" w:color="auto"/>
                <w:bottom w:val="none" w:sz="0" w:space="0" w:color="auto"/>
                <w:right w:val="none" w:sz="0" w:space="0" w:color="auto"/>
              </w:divBdr>
            </w:div>
            <w:div w:id="258753605">
              <w:marLeft w:val="0"/>
              <w:marRight w:val="0"/>
              <w:marTop w:val="0"/>
              <w:marBottom w:val="0"/>
              <w:divBdr>
                <w:top w:val="none" w:sz="0" w:space="0" w:color="auto"/>
                <w:left w:val="none" w:sz="0" w:space="0" w:color="auto"/>
                <w:bottom w:val="none" w:sz="0" w:space="0" w:color="auto"/>
                <w:right w:val="none" w:sz="0" w:space="0" w:color="auto"/>
              </w:divBdr>
            </w:div>
            <w:div w:id="376514873">
              <w:marLeft w:val="0"/>
              <w:marRight w:val="0"/>
              <w:marTop w:val="0"/>
              <w:marBottom w:val="0"/>
              <w:divBdr>
                <w:top w:val="none" w:sz="0" w:space="0" w:color="auto"/>
                <w:left w:val="none" w:sz="0" w:space="0" w:color="auto"/>
                <w:bottom w:val="none" w:sz="0" w:space="0" w:color="auto"/>
                <w:right w:val="none" w:sz="0" w:space="0" w:color="auto"/>
              </w:divBdr>
            </w:div>
            <w:div w:id="368339513">
              <w:marLeft w:val="0"/>
              <w:marRight w:val="0"/>
              <w:marTop w:val="0"/>
              <w:marBottom w:val="0"/>
              <w:divBdr>
                <w:top w:val="none" w:sz="0" w:space="0" w:color="auto"/>
                <w:left w:val="none" w:sz="0" w:space="0" w:color="auto"/>
                <w:bottom w:val="none" w:sz="0" w:space="0" w:color="auto"/>
                <w:right w:val="none" w:sz="0" w:space="0" w:color="auto"/>
              </w:divBdr>
            </w:div>
            <w:div w:id="719522472">
              <w:marLeft w:val="0"/>
              <w:marRight w:val="0"/>
              <w:marTop w:val="0"/>
              <w:marBottom w:val="0"/>
              <w:divBdr>
                <w:top w:val="none" w:sz="0" w:space="0" w:color="auto"/>
                <w:left w:val="none" w:sz="0" w:space="0" w:color="auto"/>
                <w:bottom w:val="none" w:sz="0" w:space="0" w:color="auto"/>
                <w:right w:val="none" w:sz="0" w:space="0" w:color="auto"/>
              </w:divBdr>
            </w:div>
            <w:div w:id="1451318120">
              <w:marLeft w:val="0"/>
              <w:marRight w:val="0"/>
              <w:marTop w:val="0"/>
              <w:marBottom w:val="0"/>
              <w:divBdr>
                <w:top w:val="none" w:sz="0" w:space="0" w:color="auto"/>
                <w:left w:val="none" w:sz="0" w:space="0" w:color="auto"/>
                <w:bottom w:val="none" w:sz="0" w:space="0" w:color="auto"/>
                <w:right w:val="none" w:sz="0" w:space="0" w:color="auto"/>
              </w:divBdr>
            </w:div>
            <w:div w:id="1234775682">
              <w:marLeft w:val="0"/>
              <w:marRight w:val="0"/>
              <w:marTop w:val="0"/>
              <w:marBottom w:val="0"/>
              <w:divBdr>
                <w:top w:val="none" w:sz="0" w:space="0" w:color="auto"/>
                <w:left w:val="none" w:sz="0" w:space="0" w:color="auto"/>
                <w:bottom w:val="none" w:sz="0" w:space="0" w:color="auto"/>
                <w:right w:val="none" w:sz="0" w:space="0" w:color="auto"/>
              </w:divBdr>
            </w:div>
            <w:div w:id="121242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5578">
      <w:bodyDiv w:val="1"/>
      <w:marLeft w:val="0"/>
      <w:marRight w:val="0"/>
      <w:marTop w:val="0"/>
      <w:marBottom w:val="0"/>
      <w:divBdr>
        <w:top w:val="none" w:sz="0" w:space="0" w:color="auto"/>
        <w:left w:val="none" w:sz="0" w:space="0" w:color="auto"/>
        <w:bottom w:val="none" w:sz="0" w:space="0" w:color="auto"/>
        <w:right w:val="none" w:sz="0" w:space="0" w:color="auto"/>
      </w:divBdr>
      <w:divsChild>
        <w:div w:id="32266717">
          <w:marLeft w:val="0"/>
          <w:marRight w:val="0"/>
          <w:marTop w:val="0"/>
          <w:marBottom w:val="0"/>
          <w:divBdr>
            <w:top w:val="none" w:sz="0" w:space="0" w:color="auto"/>
            <w:left w:val="none" w:sz="0" w:space="0" w:color="auto"/>
            <w:bottom w:val="none" w:sz="0" w:space="0" w:color="auto"/>
            <w:right w:val="none" w:sz="0" w:space="0" w:color="auto"/>
          </w:divBdr>
          <w:divsChild>
            <w:div w:id="932318017">
              <w:marLeft w:val="0"/>
              <w:marRight w:val="0"/>
              <w:marTop w:val="0"/>
              <w:marBottom w:val="0"/>
              <w:divBdr>
                <w:top w:val="none" w:sz="0" w:space="0" w:color="auto"/>
                <w:left w:val="none" w:sz="0" w:space="0" w:color="auto"/>
                <w:bottom w:val="none" w:sz="0" w:space="0" w:color="auto"/>
                <w:right w:val="none" w:sz="0" w:space="0" w:color="auto"/>
              </w:divBdr>
            </w:div>
            <w:div w:id="1491749176">
              <w:marLeft w:val="0"/>
              <w:marRight w:val="0"/>
              <w:marTop w:val="0"/>
              <w:marBottom w:val="0"/>
              <w:divBdr>
                <w:top w:val="none" w:sz="0" w:space="0" w:color="auto"/>
                <w:left w:val="none" w:sz="0" w:space="0" w:color="auto"/>
                <w:bottom w:val="none" w:sz="0" w:space="0" w:color="auto"/>
                <w:right w:val="none" w:sz="0" w:space="0" w:color="auto"/>
              </w:divBdr>
            </w:div>
            <w:div w:id="233008466">
              <w:marLeft w:val="0"/>
              <w:marRight w:val="0"/>
              <w:marTop w:val="0"/>
              <w:marBottom w:val="0"/>
              <w:divBdr>
                <w:top w:val="none" w:sz="0" w:space="0" w:color="auto"/>
                <w:left w:val="none" w:sz="0" w:space="0" w:color="auto"/>
                <w:bottom w:val="none" w:sz="0" w:space="0" w:color="auto"/>
                <w:right w:val="none" w:sz="0" w:space="0" w:color="auto"/>
              </w:divBdr>
            </w:div>
            <w:div w:id="2036036331">
              <w:marLeft w:val="0"/>
              <w:marRight w:val="0"/>
              <w:marTop w:val="0"/>
              <w:marBottom w:val="0"/>
              <w:divBdr>
                <w:top w:val="none" w:sz="0" w:space="0" w:color="auto"/>
                <w:left w:val="none" w:sz="0" w:space="0" w:color="auto"/>
                <w:bottom w:val="none" w:sz="0" w:space="0" w:color="auto"/>
                <w:right w:val="none" w:sz="0" w:space="0" w:color="auto"/>
              </w:divBdr>
            </w:div>
            <w:div w:id="1213346064">
              <w:marLeft w:val="0"/>
              <w:marRight w:val="0"/>
              <w:marTop w:val="0"/>
              <w:marBottom w:val="0"/>
              <w:divBdr>
                <w:top w:val="none" w:sz="0" w:space="0" w:color="auto"/>
                <w:left w:val="none" w:sz="0" w:space="0" w:color="auto"/>
                <w:bottom w:val="none" w:sz="0" w:space="0" w:color="auto"/>
                <w:right w:val="none" w:sz="0" w:space="0" w:color="auto"/>
              </w:divBdr>
            </w:div>
            <w:div w:id="1371763225">
              <w:marLeft w:val="0"/>
              <w:marRight w:val="0"/>
              <w:marTop w:val="0"/>
              <w:marBottom w:val="0"/>
              <w:divBdr>
                <w:top w:val="none" w:sz="0" w:space="0" w:color="auto"/>
                <w:left w:val="none" w:sz="0" w:space="0" w:color="auto"/>
                <w:bottom w:val="none" w:sz="0" w:space="0" w:color="auto"/>
                <w:right w:val="none" w:sz="0" w:space="0" w:color="auto"/>
              </w:divBdr>
            </w:div>
            <w:div w:id="1452359840">
              <w:marLeft w:val="0"/>
              <w:marRight w:val="0"/>
              <w:marTop w:val="0"/>
              <w:marBottom w:val="0"/>
              <w:divBdr>
                <w:top w:val="none" w:sz="0" w:space="0" w:color="auto"/>
                <w:left w:val="none" w:sz="0" w:space="0" w:color="auto"/>
                <w:bottom w:val="none" w:sz="0" w:space="0" w:color="auto"/>
                <w:right w:val="none" w:sz="0" w:space="0" w:color="auto"/>
              </w:divBdr>
            </w:div>
            <w:div w:id="1426346032">
              <w:marLeft w:val="0"/>
              <w:marRight w:val="0"/>
              <w:marTop w:val="0"/>
              <w:marBottom w:val="0"/>
              <w:divBdr>
                <w:top w:val="none" w:sz="0" w:space="0" w:color="auto"/>
                <w:left w:val="none" w:sz="0" w:space="0" w:color="auto"/>
                <w:bottom w:val="none" w:sz="0" w:space="0" w:color="auto"/>
                <w:right w:val="none" w:sz="0" w:space="0" w:color="auto"/>
              </w:divBdr>
            </w:div>
            <w:div w:id="1463770973">
              <w:marLeft w:val="0"/>
              <w:marRight w:val="0"/>
              <w:marTop w:val="0"/>
              <w:marBottom w:val="0"/>
              <w:divBdr>
                <w:top w:val="none" w:sz="0" w:space="0" w:color="auto"/>
                <w:left w:val="none" w:sz="0" w:space="0" w:color="auto"/>
                <w:bottom w:val="none" w:sz="0" w:space="0" w:color="auto"/>
                <w:right w:val="none" w:sz="0" w:space="0" w:color="auto"/>
              </w:divBdr>
            </w:div>
            <w:div w:id="383329728">
              <w:marLeft w:val="0"/>
              <w:marRight w:val="0"/>
              <w:marTop w:val="0"/>
              <w:marBottom w:val="0"/>
              <w:divBdr>
                <w:top w:val="none" w:sz="0" w:space="0" w:color="auto"/>
                <w:left w:val="none" w:sz="0" w:space="0" w:color="auto"/>
                <w:bottom w:val="none" w:sz="0" w:space="0" w:color="auto"/>
                <w:right w:val="none" w:sz="0" w:space="0" w:color="auto"/>
              </w:divBdr>
            </w:div>
            <w:div w:id="1380516629">
              <w:marLeft w:val="0"/>
              <w:marRight w:val="0"/>
              <w:marTop w:val="0"/>
              <w:marBottom w:val="0"/>
              <w:divBdr>
                <w:top w:val="none" w:sz="0" w:space="0" w:color="auto"/>
                <w:left w:val="none" w:sz="0" w:space="0" w:color="auto"/>
                <w:bottom w:val="none" w:sz="0" w:space="0" w:color="auto"/>
                <w:right w:val="none" w:sz="0" w:space="0" w:color="auto"/>
              </w:divBdr>
            </w:div>
            <w:div w:id="1417508028">
              <w:marLeft w:val="0"/>
              <w:marRight w:val="0"/>
              <w:marTop w:val="0"/>
              <w:marBottom w:val="0"/>
              <w:divBdr>
                <w:top w:val="none" w:sz="0" w:space="0" w:color="auto"/>
                <w:left w:val="none" w:sz="0" w:space="0" w:color="auto"/>
                <w:bottom w:val="none" w:sz="0" w:space="0" w:color="auto"/>
                <w:right w:val="none" w:sz="0" w:space="0" w:color="auto"/>
              </w:divBdr>
            </w:div>
            <w:div w:id="100076299">
              <w:marLeft w:val="0"/>
              <w:marRight w:val="0"/>
              <w:marTop w:val="0"/>
              <w:marBottom w:val="0"/>
              <w:divBdr>
                <w:top w:val="none" w:sz="0" w:space="0" w:color="auto"/>
                <w:left w:val="none" w:sz="0" w:space="0" w:color="auto"/>
                <w:bottom w:val="none" w:sz="0" w:space="0" w:color="auto"/>
                <w:right w:val="none" w:sz="0" w:space="0" w:color="auto"/>
              </w:divBdr>
            </w:div>
            <w:div w:id="1045254204">
              <w:marLeft w:val="0"/>
              <w:marRight w:val="0"/>
              <w:marTop w:val="0"/>
              <w:marBottom w:val="0"/>
              <w:divBdr>
                <w:top w:val="none" w:sz="0" w:space="0" w:color="auto"/>
                <w:left w:val="none" w:sz="0" w:space="0" w:color="auto"/>
                <w:bottom w:val="none" w:sz="0" w:space="0" w:color="auto"/>
                <w:right w:val="none" w:sz="0" w:space="0" w:color="auto"/>
              </w:divBdr>
            </w:div>
            <w:div w:id="739131133">
              <w:marLeft w:val="0"/>
              <w:marRight w:val="0"/>
              <w:marTop w:val="0"/>
              <w:marBottom w:val="0"/>
              <w:divBdr>
                <w:top w:val="none" w:sz="0" w:space="0" w:color="auto"/>
                <w:left w:val="none" w:sz="0" w:space="0" w:color="auto"/>
                <w:bottom w:val="none" w:sz="0" w:space="0" w:color="auto"/>
                <w:right w:val="none" w:sz="0" w:space="0" w:color="auto"/>
              </w:divBdr>
            </w:div>
            <w:div w:id="362481074">
              <w:marLeft w:val="0"/>
              <w:marRight w:val="0"/>
              <w:marTop w:val="0"/>
              <w:marBottom w:val="0"/>
              <w:divBdr>
                <w:top w:val="none" w:sz="0" w:space="0" w:color="auto"/>
                <w:left w:val="none" w:sz="0" w:space="0" w:color="auto"/>
                <w:bottom w:val="none" w:sz="0" w:space="0" w:color="auto"/>
                <w:right w:val="none" w:sz="0" w:space="0" w:color="auto"/>
              </w:divBdr>
            </w:div>
            <w:div w:id="228394358">
              <w:marLeft w:val="0"/>
              <w:marRight w:val="0"/>
              <w:marTop w:val="0"/>
              <w:marBottom w:val="0"/>
              <w:divBdr>
                <w:top w:val="none" w:sz="0" w:space="0" w:color="auto"/>
                <w:left w:val="none" w:sz="0" w:space="0" w:color="auto"/>
                <w:bottom w:val="none" w:sz="0" w:space="0" w:color="auto"/>
                <w:right w:val="none" w:sz="0" w:space="0" w:color="auto"/>
              </w:divBdr>
            </w:div>
            <w:div w:id="361588515">
              <w:marLeft w:val="0"/>
              <w:marRight w:val="0"/>
              <w:marTop w:val="0"/>
              <w:marBottom w:val="0"/>
              <w:divBdr>
                <w:top w:val="none" w:sz="0" w:space="0" w:color="auto"/>
                <w:left w:val="none" w:sz="0" w:space="0" w:color="auto"/>
                <w:bottom w:val="none" w:sz="0" w:space="0" w:color="auto"/>
                <w:right w:val="none" w:sz="0" w:space="0" w:color="auto"/>
              </w:divBdr>
            </w:div>
            <w:div w:id="1354258494">
              <w:marLeft w:val="0"/>
              <w:marRight w:val="0"/>
              <w:marTop w:val="0"/>
              <w:marBottom w:val="0"/>
              <w:divBdr>
                <w:top w:val="none" w:sz="0" w:space="0" w:color="auto"/>
                <w:left w:val="none" w:sz="0" w:space="0" w:color="auto"/>
                <w:bottom w:val="none" w:sz="0" w:space="0" w:color="auto"/>
                <w:right w:val="none" w:sz="0" w:space="0" w:color="auto"/>
              </w:divBdr>
            </w:div>
            <w:div w:id="1735152941">
              <w:marLeft w:val="0"/>
              <w:marRight w:val="0"/>
              <w:marTop w:val="0"/>
              <w:marBottom w:val="0"/>
              <w:divBdr>
                <w:top w:val="none" w:sz="0" w:space="0" w:color="auto"/>
                <w:left w:val="none" w:sz="0" w:space="0" w:color="auto"/>
                <w:bottom w:val="none" w:sz="0" w:space="0" w:color="auto"/>
                <w:right w:val="none" w:sz="0" w:space="0" w:color="auto"/>
              </w:divBdr>
            </w:div>
            <w:div w:id="1024089916">
              <w:marLeft w:val="0"/>
              <w:marRight w:val="0"/>
              <w:marTop w:val="0"/>
              <w:marBottom w:val="0"/>
              <w:divBdr>
                <w:top w:val="none" w:sz="0" w:space="0" w:color="auto"/>
                <w:left w:val="none" w:sz="0" w:space="0" w:color="auto"/>
                <w:bottom w:val="none" w:sz="0" w:space="0" w:color="auto"/>
                <w:right w:val="none" w:sz="0" w:space="0" w:color="auto"/>
              </w:divBdr>
            </w:div>
            <w:div w:id="773139038">
              <w:marLeft w:val="0"/>
              <w:marRight w:val="0"/>
              <w:marTop w:val="0"/>
              <w:marBottom w:val="0"/>
              <w:divBdr>
                <w:top w:val="none" w:sz="0" w:space="0" w:color="auto"/>
                <w:left w:val="none" w:sz="0" w:space="0" w:color="auto"/>
                <w:bottom w:val="none" w:sz="0" w:space="0" w:color="auto"/>
                <w:right w:val="none" w:sz="0" w:space="0" w:color="auto"/>
              </w:divBdr>
            </w:div>
            <w:div w:id="1910992458">
              <w:marLeft w:val="0"/>
              <w:marRight w:val="0"/>
              <w:marTop w:val="0"/>
              <w:marBottom w:val="0"/>
              <w:divBdr>
                <w:top w:val="none" w:sz="0" w:space="0" w:color="auto"/>
                <w:left w:val="none" w:sz="0" w:space="0" w:color="auto"/>
                <w:bottom w:val="none" w:sz="0" w:space="0" w:color="auto"/>
                <w:right w:val="none" w:sz="0" w:space="0" w:color="auto"/>
              </w:divBdr>
            </w:div>
            <w:div w:id="801387785">
              <w:marLeft w:val="0"/>
              <w:marRight w:val="0"/>
              <w:marTop w:val="0"/>
              <w:marBottom w:val="0"/>
              <w:divBdr>
                <w:top w:val="none" w:sz="0" w:space="0" w:color="auto"/>
                <w:left w:val="none" w:sz="0" w:space="0" w:color="auto"/>
                <w:bottom w:val="none" w:sz="0" w:space="0" w:color="auto"/>
                <w:right w:val="none" w:sz="0" w:space="0" w:color="auto"/>
              </w:divBdr>
            </w:div>
            <w:div w:id="1024986068">
              <w:marLeft w:val="0"/>
              <w:marRight w:val="0"/>
              <w:marTop w:val="0"/>
              <w:marBottom w:val="0"/>
              <w:divBdr>
                <w:top w:val="none" w:sz="0" w:space="0" w:color="auto"/>
                <w:left w:val="none" w:sz="0" w:space="0" w:color="auto"/>
                <w:bottom w:val="none" w:sz="0" w:space="0" w:color="auto"/>
                <w:right w:val="none" w:sz="0" w:space="0" w:color="auto"/>
              </w:divBdr>
            </w:div>
            <w:div w:id="1524126051">
              <w:marLeft w:val="0"/>
              <w:marRight w:val="0"/>
              <w:marTop w:val="0"/>
              <w:marBottom w:val="0"/>
              <w:divBdr>
                <w:top w:val="none" w:sz="0" w:space="0" w:color="auto"/>
                <w:left w:val="none" w:sz="0" w:space="0" w:color="auto"/>
                <w:bottom w:val="none" w:sz="0" w:space="0" w:color="auto"/>
                <w:right w:val="none" w:sz="0" w:space="0" w:color="auto"/>
              </w:divBdr>
            </w:div>
            <w:div w:id="1953785451">
              <w:marLeft w:val="0"/>
              <w:marRight w:val="0"/>
              <w:marTop w:val="0"/>
              <w:marBottom w:val="0"/>
              <w:divBdr>
                <w:top w:val="none" w:sz="0" w:space="0" w:color="auto"/>
                <w:left w:val="none" w:sz="0" w:space="0" w:color="auto"/>
                <w:bottom w:val="none" w:sz="0" w:space="0" w:color="auto"/>
                <w:right w:val="none" w:sz="0" w:space="0" w:color="auto"/>
              </w:divBdr>
            </w:div>
            <w:div w:id="841511949">
              <w:marLeft w:val="0"/>
              <w:marRight w:val="0"/>
              <w:marTop w:val="0"/>
              <w:marBottom w:val="0"/>
              <w:divBdr>
                <w:top w:val="none" w:sz="0" w:space="0" w:color="auto"/>
                <w:left w:val="none" w:sz="0" w:space="0" w:color="auto"/>
                <w:bottom w:val="none" w:sz="0" w:space="0" w:color="auto"/>
                <w:right w:val="none" w:sz="0" w:space="0" w:color="auto"/>
              </w:divBdr>
            </w:div>
            <w:div w:id="913858525">
              <w:marLeft w:val="0"/>
              <w:marRight w:val="0"/>
              <w:marTop w:val="0"/>
              <w:marBottom w:val="0"/>
              <w:divBdr>
                <w:top w:val="none" w:sz="0" w:space="0" w:color="auto"/>
                <w:left w:val="none" w:sz="0" w:space="0" w:color="auto"/>
                <w:bottom w:val="none" w:sz="0" w:space="0" w:color="auto"/>
                <w:right w:val="none" w:sz="0" w:space="0" w:color="auto"/>
              </w:divBdr>
            </w:div>
            <w:div w:id="1026635073">
              <w:marLeft w:val="0"/>
              <w:marRight w:val="0"/>
              <w:marTop w:val="0"/>
              <w:marBottom w:val="0"/>
              <w:divBdr>
                <w:top w:val="none" w:sz="0" w:space="0" w:color="auto"/>
                <w:left w:val="none" w:sz="0" w:space="0" w:color="auto"/>
                <w:bottom w:val="none" w:sz="0" w:space="0" w:color="auto"/>
                <w:right w:val="none" w:sz="0" w:space="0" w:color="auto"/>
              </w:divBdr>
            </w:div>
            <w:div w:id="174462344">
              <w:marLeft w:val="0"/>
              <w:marRight w:val="0"/>
              <w:marTop w:val="0"/>
              <w:marBottom w:val="0"/>
              <w:divBdr>
                <w:top w:val="none" w:sz="0" w:space="0" w:color="auto"/>
                <w:left w:val="none" w:sz="0" w:space="0" w:color="auto"/>
                <w:bottom w:val="none" w:sz="0" w:space="0" w:color="auto"/>
                <w:right w:val="none" w:sz="0" w:space="0" w:color="auto"/>
              </w:divBdr>
            </w:div>
            <w:div w:id="483590147">
              <w:marLeft w:val="0"/>
              <w:marRight w:val="0"/>
              <w:marTop w:val="0"/>
              <w:marBottom w:val="0"/>
              <w:divBdr>
                <w:top w:val="none" w:sz="0" w:space="0" w:color="auto"/>
                <w:left w:val="none" w:sz="0" w:space="0" w:color="auto"/>
                <w:bottom w:val="none" w:sz="0" w:space="0" w:color="auto"/>
                <w:right w:val="none" w:sz="0" w:space="0" w:color="auto"/>
              </w:divBdr>
            </w:div>
            <w:div w:id="21978272">
              <w:marLeft w:val="0"/>
              <w:marRight w:val="0"/>
              <w:marTop w:val="0"/>
              <w:marBottom w:val="0"/>
              <w:divBdr>
                <w:top w:val="none" w:sz="0" w:space="0" w:color="auto"/>
                <w:left w:val="none" w:sz="0" w:space="0" w:color="auto"/>
                <w:bottom w:val="none" w:sz="0" w:space="0" w:color="auto"/>
                <w:right w:val="none" w:sz="0" w:space="0" w:color="auto"/>
              </w:divBdr>
            </w:div>
            <w:div w:id="185876259">
              <w:marLeft w:val="0"/>
              <w:marRight w:val="0"/>
              <w:marTop w:val="0"/>
              <w:marBottom w:val="0"/>
              <w:divBdr>
                <w:top w:val="none" w:sz="0" w:space="0" w:color="auto"/>
                <w:left w:val="none" w:sz="0" w:space="0" w:color="auto"/>
                <w:bottom w:val="none" w:sz="0" w:space="0" w:color="auto"/>
                <w:right w:val="none" w:sz="0" w:space="0" w:color="auto"/>
              </w:divBdr>
            </w:div>
            <w:div w:id="1328366576">
              <w:marLeft w:val="0"/>
              <w:marRight w:val="0"/>
              <w:marTop w:val="0"/>
              <w:marBottom w:val="0"/>
              <w:divBdr>
                <w:top w:val="none" w:sz="0" w:space="0" w:color="auto"/>
                <w:left w:val="none" w:sz="0" w:space="0" w:color="auto"/>
                <w:bottom w:val="none" w:sz="0" w:space="0" w:color="auto"/>
                <w:right w:val="none" w:sz="0" w:space="0" w:color="auto"/>
              </w:divBdr>
            </w:div>
            <w:div w:id="1683969772">
              <w:marLeft w:val="0"/>
              <w:marRight w:val="0"/>
              <w:marTop w:val="0"/>
              <w:marBottom w:val="0"/>
              <w:divBdr>
                <w:top w:val="none" w:sz="0" w:space="0" w:color="auto"/>
                <w:left w:val="none" w:sz="0" w:space="0" w:color="auto"/>
                <w:bottom w:val="none" w:sz="0" w:space="0" w:color="auto"/>
                <w:right w:val="none" w:sz="0" w:space="0" w:color="auto"/>
              </w:divBdr>
            </w:div>
            <w:div w:id="1161888546">
              <w:marLeft w:val="0"/>
              <w:marRight w:val="0"/>
              <w:marTop w:val="0"/>
              <w:marBottom w:val="0"/>
              <w:divBdr>
                <w:top w:val="none" w:sz="0" w:space="0" w:color="auto"/>
                <w:left w:val="none" w:sz="0" w:space="0" w:color="auto"/>
                <w:bottom w:val="none" w:sz="0" w:space="0" w:color="auto"/>
                <w:right w:val="none" w:sz="0" w:space="0" w:color="auto"/>
              </w:divBdr>
            </w:div>
            <w:div w:id="769080275">
              <w:marLeft w:val="0"/>
              <w:marRight w:val="0"/>
              <w:marTop w:val="0"/>
              <w:marBottom w:val="0"/>
              <w:divBdr>
                <w:top w:val="none" w:sz="0" w:space="0" w:color="auto"/>
                <w:left w:val="none" w:sz="0" w:space="0" w:color="auto"/>
                <w:bottom w:val="none" w:sz="0" w:space="0" w:color="auto"/>
                <w:right w:val="none" w:sz="0" w:space="0" w:color="auto"/>
              </w:divBdr>
            </w:div>
            <w:div w:id="689793664">
              <w:marLeft w:val="0"/>
              <w:marRight w:val="0"/>
              <w:marTop w:val="0"/>
              <w:marBottom w:val="0"/>
              <w:divBdr>
                <w:top w:val="none" w:sz="0" w:space="0" w:color="auto"/>
                <w:left w:val="none" w:sz="0" w:space="0" w:color="auto"/>
                <w:bottom w:val="none" w:sz="0" w:space="0" w:color="auto"/>
                <w:right w:val="none" w:sz="0" w:space="0" w:color="auto"/>
              </w:divBdr>
            </w:div>
            <w:div w:id="1639064688">
              <w:marLeft w:val="0"/>
              <w:marRight w:val="0"/>
              <w:marTop w:val="0"/>
              <w:marBottom w:val="0"/>
              <w:divBdr>
                <w:top w:val="none" w:sz="0" w:space="0" w:color="auto"/>
                <w:left w:val="none" w:sz="0" w:space="0" w:color="auto"/>
                <w:bottom w:val="none" w:sz="0" w:space="0" w:color="auto"/>
                <w:right w:val="none" w:sz="0" w:space="0" w:color="auto"/>
              </w:divBdr>
            </w:div>
            <w:div w:id="33969853">
              <w:marLeft w:val="0"/>
              <w:marRight w:val="0"/>
              <w:marTop w:val="0"/>
              <w:marBottom w:val="0"/>
              <w:divBdr>
                <w:top w:val="none" w:sz="0" w:space="0" w:color="auto"/>
                <w:left w:val="none" w:sz="0" w:space="0" w:color="auto"/>
                <w:bottom w:val="none" w:sz="0" w:space="0" w:color="auto"/>
                <w:right w:val="none" w:sz="0" w:space="0" w:color="auto"/>
              </w:divBdr>
            </w:div>
            <w:div w:id="945425149">
              <w:marLeft w:val="0"/>
              <w:marRight w:val="0"/>
              <w:marTop w:val="0"/>
              <w:marBottom w:val="0"/>
              <w:divBdr>
                <w:top w:val="none" w:sz="0" w:space="0" w:color="auto"/>
                <w:left w:val="none" w:sz="0" w:space="0" w:color="auto"/>
                <w:bottom w:val="none" w:sz="0" w:space="0" w:color="auto"/>
                <w:right w:val="none" w:sz="0" w:space="0" w:color="auto"/>
              </w:divBdr>
            </w:div>
            <w:div w:id="271523394">
              <w:marLeft w:val="0"/>
              <w:marRight w:val="0"/>
              <w:marTop w:val="0"/>
              <w:marBottom w:val="0"/>
              <w:divBdr>
                <w:top w:val="none" w:sz="0" w:space="0" w:color="auto"/>
                <w:left w:val="none" w:sz="0" w:space="0" w:color="auto"/>
                <w:bottom w:val="none" w:sz="0" w:space="0" w:color="auto"/>
                <w:right w:val="none" w:sz="0" w:space="0" w:color="auto"/>
              </w:divBdr>
            </w:div>
            <w:div w:id="1830636249">
              <w:marLeft w:val="0"/>
              <w:marRight w:val="0"/>
              <w:marTop w:val="0"/>
              <w:marBottom w:val="0"/>
              <w:divBdr>
                <w:top w:val="none" w:sz="0" w:space="0" w:color="auto"/>
                <w:left w:val="none" w:sz="0" w:space="0" w:color="auto"/>
                <w:bottom w:val="none" w:sz="0" w:space="0" w:color="auto"/>
                <w:right w:val="none" w:sz="0" w:space="0" w:color="auto"/>
              </w:divBdr>
            </w:div>
            <w:div w:id="2099474511">
              <w:marLeft w:val="0"/>
              <w:marRight w:val="0"/>
              <w:marTop w:val="0"/>
              <w:marBottom w:val="0"/>
              <w:divBdr>
                <w:top w:val="none" w:sz="0" w:space="0" w:color="auto"/>
                <w:left w:val="none" w:sz="0" w:space="0" w:color="auto"/>
                <w:bottom w:val="none" w:sz="0" w:space="0" w:color="auto"/>
                <w:right w:val="none" w:sz="0" w:space="0" w:color="auto"/>
              </w:divBdr>
            </w:div>
            <w:div w:id="661548119">
              <w:marLeft w:val="0"/>
              <w:marRight w:val="0"/>
              <w:marTop w:val="0"/>
              <w:marBottom w:val="0"/>
              <w:divBdr>
                <w:top w:val="none" w:sz="0" w:space="0" w:color="auto"/>
                <w:left w:val="none" w:sz="0" w:space="0" w:color="auto"/>
                <w:bottom w:val="none" w:sz="0" w:space="0" w:color="auto"/>
                <w:right w:val="none" w:sz="0" w:space="0" w:color="auto"/>
              </w:divBdr>
            </w:div>
            <w:div w:id="1693411221">
              <w:marLeft w:val="0"/>
              <w:marRight w:val="0"/>
              <w:marTop w:val="0"/>
              <w:marBottom w:val="0"/>
              <w:divBdr>
                <w:top w:val="none" w:sz="0" w:space="0" w:color="auto"/>
                <w:left w:val="none" w:sz="0" w:space="0" w:color="auto"/>
                <w:bottom w:val="none" w:sz="0" w:space="0" w:color="auto"/>
                <w:right w:val="none" w:sz="0" w:space="0" w:color="auto"/>
              </w:divBdr>
            </w:div>
            <w:div w:id="1504660447">
              <w:marLeft w:val="0"/>
              <w:marRight w:val="0"/>
              <w:marTop w:val="0"/>
              <w:marBottom w:val="0"/>
              <w:divBdr>
                <w:top w:val="none" w:sz="0" w:space="0" w:color="auto"/>
                <w:left w:val="none" w:sz="0" w:space="0" w:color="auto"/>
                <w:bottom w:val="none" w:sz="0" w:space="0" w:color="auto"/>
                <w:right w:val="none" w:sz="0" w:space="0" w:color="auto"/>
              </w:divBdr>
            </w:div>
            <w:div w:id="1093354994">
              <w:marLeft w:val="0"/>
              <w:marRight w:val="0"/>
              <w:marTop w:val="0"/>
              <w:marBottom w:val="0"/>
              <w:divBdr>
                <w:top w:val="none" w:sz="0" w:space="0" w:color="auto"/>
                <w:left w:val="none" w:sz="0" w:space="0" w:color="auto"/>
                <w:bottom w:val="none" w:sz="0" w:space="0" w:color="auto"/>
                <w:right w:val="none" w:sz="0" w:space="0" w:color="auto"/>
              </w:divBdr>
            </w:div>
            <w:div w:id="74056292">
              <w:marLeft w:val="0"/>
              <w:marRight w:val="0"/>
              <w:marTop w:val="0"/>
              <w:marBottom w:val="0"/>
              <w:divBdr>
                <w:top w:val="none" w:sz="0" w:space="0" w:color="auto"/>
                <w:left w:val="none" w:sz="0" w:space="0" w:color="auto"/>
                <w:bottom w:val="none" w:sz="0" w:space="0" w:color="auto"/>
                <w:right w:val="none" w:sz="0" w:space="0" w:color="auto"/>
              </w:divBdr>
            </w:div>
            <w:div w:id="976028197">
              <w:marLeft w:val="0"/>
              <w:marRight w:val="0"/>
              <w:marTop w:val="0"/>
              <w:marBottom w:val="0"/>
              <w:divBdr>
                <w:top w:val="none" w:sz="0" w:space="0" w:color="auto"/>
                <w:left w:val="none" w:sz="0" w:space="0" w:color="auto"/>
                <w:bottom w:val="none" w:sz="0" w:space="0" w:color="auto"/>
                <w:right w:val="none" w:sz="0" w:space="0" w:color="auto"/>
              </w:divBdr>
            </w:div>
            <w:div w:id="1539470324">
              <w:marLeft w:val="0"/>
              <w:marRight w:val="0"/>
              <w:marTop w:val="0"/>
              <w:marBottom w:val="0"/>
              <w:divBdr>
                <w:top w:val="none" w:sz="0" w:space="0" w:color="auto"/>
                <w:left w:val="none" w:sz="0" w:space="0" w:color="auto"/>
                <w:bottom w:val="none" w:sz="0" w:space="0" w:color="auto"/>
                <w:right w:val="none" w:sz="0" w:space="0" w:color="auto"/>
              </w:divBdr>
            </w:div>
            <w:div w:id="2101415079">
              <w:marLeft w:val="0"/>
              <w:marRight w:val="0"/>
              <w:marTop w:val="0"/>
              <w:marBottom w:val="0"/>
              <w:divBdr>
                <w:top w:val="none" w:sz="0" w:space="0" w:color="auto"/>
                <w:left w:val="none" w:sz="0" w:space="0" w:color="auto"/>
                <w:bottom w:val="none" w:sz="0" w:space="0" w:color="auto"/>
                <w:right w:val="none" w:sz="0" w:space="0" w:color="auto"/>
              </w:divBdr>
            </w:div>
            <w:div w:id="1963268143">
              <w:marLeft w:val="0"/>
              <w:marRight w:val="0"/>
              <w:marTop w:val="0"/>
              <w:marBottom w:val="0"/>
              <w:divBdr>
                <w:top w:val="none" w:sz="0" w:space="0" w:color="auto"/>
                <w:left w:val="none" w:sz="0" w:space="0" w:color="auto"/>
                <w:bottom w:val="none" w:sz="0" w:space="0" w:color="auto"/>
                <w:right w:val="none" w:sz="0" w:space="0" w:color="auto"/>
              </w:divBdr>
            </w:div>
            <w:div w:id="1380125035">
              <w:marLeft w:val="0"/>
              <w:marRight w:val="0"/>
              <w:marTop w:val="0"/>
              <w:marBottom w:val="0"/>
              <w:divBdr>
                <w:top w:val="none" w:sz="0" w:space="0" w:color="auto"/>
                <w:left w:val="none" w:sz="0" w:space="0" w:color="auto"/>
                <w:bottom w:val="none" w:sz="0" w:space="0" w:color="auto"/>
                <w:right w:val="none" w:sz="0" w:space="0" w:color="auto"/>
              </w:divBdr>
            </w:div>
            <w:div w:id="1624917173">
              <w:marLeft w:val="0"/>
              <w:marRight w:val="0"/>
              <w:marTop w:val="0"/>
              <w:marBottom w:val="0"/>
              <w:divBdr>
                <w:top w:val="none" w:sz="0" w:space="0" w:color="auto"/>
                <w:left w:val="none" w:sz="0" w:space="0" w:color="auto"/>
                <w:bottom w:val="none" w:sz="0" w:space="0" w:color="auto"/>
                <w:right w:val="none" w:sz="0" w:space="0" w:color="auto"/>
              </w:divBdr>
            </w:div>
            <w:div w:id="2115515102">
              <w:marLeft w:val="0"/>
              <w:marRight w:val="0"/>
              <w:marTop w:val="0"/>
              <w:marBottom w:val="0"/>
              <w:divBdr>
                <w:top w:val="none" w:sz="0" w:space="0" w:color="auto"/>
                <w:left w:val="none" w:sz="0" w:space="0" w:color="auto"/>
                <w:bottom w:val="none" w:sz="0" w:space="0" w:color="auto"/>
                <w:right w:val="none" w:sz="0" w:space="0" w:color="auto"/>
              </w:divBdr>
            </w:div>
            <w:div w:id="1987316327">
              <w:marLeft w:val="0"/>
              <w:marRight w:val="0"/>
              <w:marTop w:val="0"/>
              <w:marBottom w:val="0"/>
              <w:divBdr>
                <w:top w:val="none" w:sz="0" w:space="0" w:color="auto"/>
                <w:left w:val="none" w:sz="0" w:space="0" w:color="auto"/>
                <w:bottom w:val="none" w:sz="0" w:space="0" w:color="auto"/>
                <w:right w:val="none" w:sz="0" w:space="0" w:color="auto"/>
              </w:divBdr>
            </w:div>
            <w:div w:id="725295461">
              <w:marLeft w:val="0"/>
              <w:marRight w:val="0"/>
              <w:marTop w:val="0"/>
              <w:marBottom w:val="0"/>
              <w:divBdr>
                <w:top w:val="none" w:sz="0" w:space="0" w:color="auto"/>
                <w:left w:val="none" w:sz="0" w:space="0" w:color="auto"/>
                <w:bottom w:val="none" w:sz="0" w:space="0" w:color="auto"/>
                <w:right w:val="none" w:sz="0" w:space="0" w:color="auto"/>
              </w:divBdr>
            </w:div>
            <w:div w:id="1009678738">
              <w:marLeft w:val="0"/>
              <w:marRight w:val="0"/>
              <w:marTop w:val="0"/>
              <w:marBottom w:val="0"/>
              <w:divBdr>
                <w:top w:val="none" w:sz="0" w:space="0" w:color="auto"/>
                <w:left w:val="none" w:sz="0" w:space="0" w:color="auto"/>
                <w:bottom w:val="none" w:sz="0" w:space="0" w:color="auto"/>
                <w:right w:val="none" w:sz="0" w:space="0" w:color="auto"/>
              </w:divBdr>
            </w:div>
            <w:div w:id="1984575118">
              <w:marLeft w:val="0"/>
              <w:marRight w:val="0"/>
              <w:marTop w:val="0"/>
              <w:marBottom w:val="0"/>
              <w:divBdr>
                <w:top w:val="none" w:sz="0" w:space="0" w:color="auto"/>
                <w:left w:val="none" w:sz="0" w:space="0" w:color="auto"/>
                <w:bottom w:val="none" w:sz="0" w:space="0" w:color="auto"/>
                <w:right w:val="none" w:sz="0" w:space="0" w:color="auto"/>
              </w:divBdr>
            </w:div>
            <w:div w:id="59448393">
              <w:marLeft w:val="0"/>
              <w:marRight w:val="0"/>
              <w:marTop w:val="0"/>
              <w:marBottom w:val="0"/>
              <w:divBdr>
                <w:top w:val="none" w:sz="0" w:space="0" w:color="auto"/>
                <w:left w:val="none" w:sz="0" w:space="0" w:color="auto"/>
                <w:bottom w:val="none" w:sz="0" w:space="0" w:color="auto"/>
                <w:right w:val="none" w:sz="0" w:space="0" w:color="auto"/>
              </w:divBdr>
            </w:div>
            <w:div w:id="928655652">
              <w:marLeft w:val="0"/>
              <w:marRight w:val="0"/>
              <w:marTop w:val="0"/>
              <w:marBottom w:val="0"/>
              <w:divBdr>
                <w:top w:val="none" w:sz="0" w:space="0" w:color="auto"/>
                <w:left w:val="none" w:sz="0" w:space="0" w:color="auto"/>
                <w:bottom w:val="none" w:sz="0" w:space="0" w:color="auto"/>
                <w:right w:val="none" w:sz="0" w:space="0" w:color="auto"/>
              </w:divBdr>
            </w:div>
            <w:div w:id="1381978014">
              <w:marLeft w:val="0"/>
              <w:marRight w:val="0"/>
              <w:marTop w:val="0"/>
              <w:marBottom w:val="0"/>
              <w:divBdr>
                <w:top w:val="none" w:sz="0" w:space="0" w:color="auto"/>
                <w:left w:val="none" w:sz="0" w:space="0" w:color="auto"/>
                <w:bottom w:val="none" w:sz="0" w:space="0" w:color="auto"/>
                <w:right w:val="none" w:sz="0" w:space="0" w:color="auto"/>
              </w:divBdr>
            </w:div>
            <w:div w:id="1923292764">
              <w:marLeft w:val="0"/>
              <w:marRight w:val="0"/>
              <w:marTop w:val="0"/>
              <w:marBottom w:val="0"/>
              <w:divBdr>
                <w:top w:val="none" w:sz="0" w:space="0" w:color="auto"/>
                <w:left w:val="none" w:sz="0" w:space="0" w:color="auto"/>
                <w:bottom w:val="none" w:sz="0" w:space="0" w:color="auto"/>
                <w:right w:val="none" w:sz="0" w:space="0" w:color="auto"/>
              </w:divBdr>
            </w:div>
            <w:div w:id="1393851742">
              <w:marLeft w:val="0"/>
              <w:marRight w:val="0"/>
              <w:marTop w:val="0"/>
              <w:marBottom w:val="0"/>
              <w:divBdr>
                <w:top w:val="none" w:sz="0" w:space="0" w:color="auto"/>
                <w:left w:val="none" w:sz="0" w:space="0" w:color="auto"/>
                <w:bottom w:val="none" w:sz="0" w:space="0" w:color="auto"/>
                <w:right w:val="none" w:sz="0" w:space="0" w:color="auto"/>
              </w:divBdr>
            </w:div>
            <w:div w:id="467479623">
              <w:marLeft w:val="0"/>
              <w:marRight w:val="0"/>
              <w:marTop w:val="0"/>
              <w:marBottom w:val="0"/>
              <w:divBdr>
                <w:top w:val="none" w:sz="0" w:space="0" w:color="auto"/>
                <w:left w:val="none" w:sz="0" w:space="0" w:color="auto"/>
                <w:bottom w:val="none" w:sz="0" w:space="0" w:color="auto"/>
                <w:right w:val="none" w:sz="0" w:space="0" w:color="auto"/>
              </w:divBdr>
            </w:div>
            <w:div w:id="969281597">
              <w:marLeft w:val="0"/>
              <w:marRight w:val="0"/>
              <w:marTop w:val="0"/>
              <w:marBottom w:val="0"/>
              <w:divBdr>
                <w:top w:val="none" w:sz="0" w:space="0" w:color="auto"/>
                <w:left w:val="none" w:sz="0" w:space="0" w:color="auto"/>
                <w:bottom w:val="none" w:sz="0" w:space="0" w:color="auto"/>
                <w:right w:val="none" w:sz="0" w:space="0" w:color="auto"/>
              </w:divBdr>
            </w:div>
            <w:div w:id="254637746">
              <w:marLeft w:val="0"/>
              <w:marRight w:val="0"/>
              <w:marTop w:val="0"/>
              <w:marBottom w:val="0"/>
              <w:divBdr>
                <w:top w:val="none" w:sz="0" w:space="0" w:color="auto"/>
                <w:left w:val="none" w:sz="0" w:space="0" w:color="auto"/>
                <w:bottom w:val="none" w:sz="0" w:space="0" w:color="auto"/>
                <w:right w:val="none" w:sz="0" w:space="0" w:color="auto"/>
              </w:divBdr>
            </w:div>
            <w:div w:id="870073870">
              <w:marLeft w:val="0"/>
              <w:marRight w:val="0"/>
              <w:marTop w:val="0"/>
              <w:marBottom w:val="0"/>
              <w:divBdr>
                <w:top w:val="none" w:sz="0" w:space="0" w:color="auto"/>
                <w:left w:val="none" w:sz="0" w:space="0" w:color="auto"/>
                <w:bottom w:val="none" w:sz="0" w:space="0" w:color="auto"/>
                <w:right w:val="none" w:sz="0" w:space="0" w:color="auto"/>
              </w:divBdr>
            </w:div>
            <w:div w:id="363941494">
              <w:marLeft w:val="0"/>
              <w:marRight w:val="0"/>
              <w:marTop w:val="0"/>
              <w:marBottom w:val="0"/>
              <w:divBdr>
                <w:top w:val="none" w:sz="0" w:space="0" w:color="auto"/>
                <w:left w:val="none" w:sz="0" w:space="0" w:color="auto"/>
                <w:bottom w:val="none" w:sz="0" w:space="0" w:color="auto"/>
                <w:right w:val="none" w:sz="0" w:space="0" w:color="auto"/>
              </w:divBdr>
            </w:div>
            <w:div w:id="351566355">
              <w:marLeft w:val="0"/>
              <w:marRight w:val="0"/>
              <w:marTop w:val="0"/>
              <w:marBottom w:val="0"/>
              <w:divBdr>
                <w:top w:val="none" w:sz="0" w:space="0" w:color="auto"/>
                <w:left w:val="none" w:sz="0" w:space="0" w:color="auto"/>
                <w:bottom w:val="none" w:sz="0" w:space="0" w:color="auto"/>
                <w:right w:val="none" w:sz="0" w:space="0" w:color="auto"/>
              </w:divBdr>
            </w:div>
            <w:div w:id="1424297171">
              <w:marLeft w:val="0"/>
              <w:marRight w:val="0"/>
              <w:marTop w:val="0"/>
              <w:marBottom w:val="0"/>
              <w:divBdr>
                <w:top w:val="none" w:sz="0" w:space="0" w:color="auto"/>
                <w:left w:val="none" w:sz="0" w:space="0" w:color="auto"/>
                <w:bottom w:val="none" w:sz="0" w:space="0" w:color="auto"/>
                <w:right w:val="none" w:sz="0" w:space="0" w:color="auto"/>
              </w:divBdr>
            </w:div>
            <w:div w:id="55514500">
              <w:marLeft w:val="0"/>
              <w:marRight w:val="0"/>
              <w:marTop w:val="0"/>
              <w:marBottom w:val="0"/>
              <w:divBdr>
                <w:top w:val="none" w:sz="0" w:space="0" w:color="auto"/>
                <w:left w:val="none" w:sz="0" w:space="0" w:color="auto"/>
                <w:bottom w:val="none" w:sz="0" w:space="0" w:color="auto"/>
                <w:right w:val="none" w:sz="0" w:space="0" w:color="auto"/>
              </w:divBdr>
            </w:div>
            <w:div w:id="1812743545">
              <w:marLeft w:val="0"/>
              <w:marRight w:val="0"/>
              <w:marTop w:val="0"/>
              <w:marBottom w:val="0"/>
              <w:divBdr>
                <w:top w:val="none" w:sz="0" w:space="0" w:color="auto"/>
                <w:left w:val="none" w:sz="0" w:space="0" w:color="auto"/>
                <w:bottom w:val="none" w:sz="0" w:space="0" w:color="auto"/>
                <w:right w:val="none" w:sz="0" w:space="0" w:color="auto"/>
              </w:divBdr>
            </w:div>
            <w:div w:id="1356688650">
              <w:marLeft w:val="0"/>
              <w:marRight w:val="0"/>
              <w:marTop w:val="0"/>
              <w:marBottom w:val="0"/>
              <w:divBdr>
                <w:top w:val="none" w:sz="0" w:space="0" w:color="auto"/>
                <w:left w:val="none" w:sz="0" w:space="0" w:color="auto"/>
                <w:bottom w:val="none" w:sz="0" w:space="0" w:color="auto"/>
                <w:right w:val="none" w:sz="0" w:space="0" w:color="auto"/>
              </w:divBdr>
            </w:div>
            <w:div w:id="1062679161">
              <w:marLeft w:val="0"/>
              <w:marRight w:val="0"/>
              <w:marTop w:val="0"/>
              <w:marBottom w:val="0"/>
              <w:divBdr>
                <w:top w:val="none" w:sz="0" w:space="0" w:color="auto"/>
                <w:left w:val="none" w:sz="0" w:space="0" w:color="auto"/>
                <w:bottom w:val="none" w:sz="0" w:space="0" w:color="auto"/>
                <w:right w:val="none" w:sz="0" w:space="0" w:color="auto"/>
              </w:divBdr>
            </w:div>
            <w:div w:id="1771119980">
              <w:marLeft w:val="0"/>
              <w:marRight w:val="0"/>
              <w:marTop w:val="0"/>
              <w:marBottom w:val="0"/>
              <w:divBdr>
                <w:top w:val="none" w:sz="0" w:space="0" w:color="auto"/>
                <w:left w:val="none" w:sz="0" w:space="0" w:color="auto"/>
                <w:bottom w:val="none" w:sz="0" w:space="0" w:color="auto"/>
                <w:right w:val="none" w:sz="0" w:space="0" w:color="auto"/>
              </w:divBdr>
            </w:div>
            <w:div w:id="1020358466">
              <w:marLeft w:val="0"/>
              <w:marRight w:val="0"/>
              <w:marTop w:val="0"/>
              <w:marBottom w:val="0"/>
              <w:divBdr>
                <w:top w:val="none" w:sz="0" w:space="0" w:color="auto"/>
                <w:left w:val="none" w:sz="0" w:space="0" w:color="auto"/>
                <w:bottom w:val="none" w:sz="0" w:space="0" w:color="auto"/>
                <w:right w:val="none" w:sz="0" w:space="0" w:color="auto"/>
              </w:divBdr>
            </w:div>
            <w:div w:id="1508405463">
              <w:marLeft w:val="0"/>
              <w:marRight w:val="0"/>
              <w:marTop w:val="0"/>
              <w:marBottom w:val="0"/>
              <w:divBdr>
                <w:top w:val="none" w:sz="0" w:space="0" w:color="auto"/>
                <w:left w:val="none" w:sz="0" w:space="0" w:color="auto"/>
                <w:bottom w:val="none" w:sz="0" w:space="0" w:color="auto"/>
                <w:right w:val="none" w:sz="0" w:space="0" w:color="auto"/>
              </w:divBdr>
            </w:div>
            <w:div w:id="9841425">
              <w:marLeft w:val="0"/>
              <w:marRight w:val="0"/>
              <w:marTop w:val="0"/>
              <w:marBottom w:val="0"/>
              <w:divBdr>
                <w:top w:val="none" w:sz="0" w:space="0" w:color="auto"/>
                <w:left w:val="none" w:sz="0" w:space="0" w:color="auto"/>
                <w:bottom w:val="none" w:sz="0" w:space="0" w:color="auto"/>
                <w:right w:val="none" w:sz="0" w:space="0" w:color="auto"/>
              </w:divBdr>
            </w:div>
            <w:div w:id="840319571">
              <w:marLeft w:val="0"/>
              <w:marRight w:val="0"/>
              <w:marTop w:val="0"/>
              <w:marBottom w:val="0"/>
              <w:divBdr>
                <w:top w:val="none" w:sz="0" w:space="0" w:color="auto"/>
                <w:left w:val="none" w:sz="0" w:space="0" w:color="auto"/>
                <w:bottom w:val="none" w:sz="0" w:space="0" w:color="auto"/>
                <w:right w:val="none" w:sz="0" w:space="0" w:color="auto"/>
              </w:divBdr>
            </w:div>
            <w:div w:id="278688328">
              <w:marLeft w:val="0"/>
              <w:marRight w:val="0"/>
              <w:marTop w:val="0"/>
              <w:marBottom w:val="0"/>
              <w:divBdr>
                <w:top w:val="none" w:sz="0" w:space="0" w:color="auto"/>
                <w:left w:val="none" w:sz="0" w:space="0" w:color="auto"/>
                <w:bottom w:val="none" w:sz="0" w:space="0" w:color="auto"/>
                <w:right w:val="none" w:sz="0" w:space="0" w:color="auto"/>
              </w:divBdr>
            </w:div>
            <w:div w:id="1592085273">
              <w:marLeft w:val="0"/>
              <w:marRight w:val="0"/>
              <w:marTop w:val="0"/>
              <w:marBottom w:val="0"/>
              <w:divBdr>
                <w:top w:val="none" w:sz="0" w:space="0" w:color="auto"/>
                <w:left w:val="none" w:sz="0" w:space="0" w:color="auto"/>
                <w:bottom w:val="none" w:sz="0" w:space="0" w:color="auto"/>
                <w:right w:val="none" w:sz="0" w:space="0" w:color="auto"/>
              </w:divBdr>
            </w:div>
            <w:div w:id="716390848">
              <w:marLeft w:val="0"/>
              <w:marRight w:val="0"/>
              <w:marTop w:val="0"/>
              <w:marBottom w:val="0"/>
              <w:divBdr>
                <w:top w:val="none" w:sz="0" w:space="0" w:color="auto"/>
                <w:left w:val="none" w:sz="0" w:space="0" w:color="auto"/>
                <w:bottom w:val="none" w:sz="0" w:space="0" w:color="auto"/>
                <w:right w:val="none" w:sz="0" w:space="0" w:color="auto"/>
              </w:divBdr>
            </w:div>
            <w:div w:id="54396117">
              <w:marLeft w:val="0"/>
              <w:marRight w:val="0"/>
              <w:marTop w:val="0"/>
              <w:marBottom w:val="0"/>
              <w:divBdr>
                <w:top w:val="none" w:sz="0" w:space="0" w:color="auto"/>
                <w:left w:val="none" w:sz="0" w:space="0" w:color="auto"/>
                <w:bottom w:val="none" w:sz="0" w:space="0" w:color="auto"/>
                <w:right w:val="none" w:sz="0" w:space="0" w:color="auto"/>
              </w:divBdr>
            </w:div>
            <w:div w:id="1928417399">
              <w:marLeft w:val="0"/>
              <w:marRight w:val="0"/>
              <w:marTop w:val="0"/>
              <w:marBottom w:val="0"/>
              <w:divBdr>
                <w:top w:val="none" w:sz="0" w:space="0" w:color="auto"/>
                <w:left w:val="none" w:sz="0" w:space="0" w:color="auto"/>
                <w:bottom w:val="none" w:sz="0" w:space="0" w:color="auto"/>
                <w:right w:val="none" w:sz="0" w:space="0" w:color="auto"/>
              </w:divBdr>
            </w:div>
            <w:div w:id="2979102">
              <w:marLeft w:val="0"/>
              <w:marRight w:val="0"/>
              <w:marTop w:val="0"/>
              <w:marBottom w:val="0"/>
              <w:divBdr>
                <w:top w:val="none" w:sz="0" w:space="0" w:color="auto"/>
                <w:left w:val="none" w:sz="0" w:space="0" w:color="auto"/>
                <w:bottom w:val="none" w:sz="0" w:space="0" w:color="auto"/>
                <w:right w:val="none" w:sz="0" w:space="0" w:color="auto"/>
              </w:divBdr>
            </w:div>
            <w:div w:id="913900722">
              <w:marLeft w:val="0"/>
              <w:marRight w:val="0"/>
              <w:marTop w:val="0"/>
              <w:marBottom w:val="0"/>
              <w:divBdr>
                <w:top w:val="none" w:sz="0" w:space="0" w:color="auto"/>
                <w:left w:val="none" w:sz="0" w:space="0" w:color="auto"/>
                <w:bottom w:val="none" w:sz="0" w:space="0" w:color="auto"/>
                <w:right w:val="none" w:sz="0" w:space="0" w:color="auto"/>
              </w:divBdr>
            </w:div>
            <w:div w:id="957297259">
              <w:marLeft w:val="0"/>
              <w:marRight w:val="0"/>
              <w:marTop w:val="0"/>
              <w:marBottom w:val="0"/>
              <w:divBdr>
                <w:top w:val="none" w:sz="0" w:space="0" w:color="auto"/>
                <w:left w:val="none" w:sz="0" w:space="0" w:color="auto"/>
                <w:bottom w:val="none" w:sz="0" w:space="0" w:color="auto"/>
                <w:right w:val="none" w:sz="0" w:space="0" w:color="auto"/>
              </w:divBdr>
            </w:div>
            <w:div w:id="1528445339">
              <w:marLeft w:val="0"/>
              <w:marRight w:val="0"/>
              <w:marTop w:val="0"/>
              <w:marBottom w:val="0"/>
              <w:divBdr>
                <w:top w:val="none" w:sz="0" w:space="0" w:color="auto"/>
                <w:left w:val="none" w:sz="0" w:space="0" w:color="auto"/>
                <w:bottom w:val="none" w:sz="0" w:space="0" w:color="auto"/>
                <w:right w:val="none" w:sz="0" w:space="0" w:color="auto"/>
              </w:divBdr>
            </w:div>
            <w:div w:id="2054232437">
              <w:marLeft w:val="0"/>
              <w:marRight w:val="0"/>
              <w:marTop w:val="0"/>
              <w:marBottom w:val="0"/>
              <w:divBdr>
                <w:top w:val="none" w:sz="0" w:space="0" w:color="auto"/>
                <w:left w:val="none" w:sz="0" w:space="0" w:color="auto"/>
                <w:bottom w:val="none" w:sz="0" w:space="0" w:color="auto"/>
                <w:right w:val="none" w:sz="0" w:space="0" w:color="auto"/>
              </w:divBdr>
            </w:div>
            <w:div w:id="568076773">
              <w:marLeft w:val="0"/>
              <w:marRight w:val="0"/>
              <w:marTop w:val="0"/>
              <w:marBottom w:val="0"/>
              <w:divBdr>
                <w:top w:val="none" w:sz="0" w:space="0" w:color="auto"/>
                <w:left w:val="none" w:sz="0" w:space="0" w:color="auto"/>
                <w:bottom w:val="none" w:sz="0" w:space="0" w:color="auto"/>
                <w:right w:val="none" w:sz="0" w:space="0" w:color="auto"/>
              </w:divBdr>
            </w:div>
            <w:div w:id="1510633142">
              <w:marLeft w:val="0"/>
              <w:marRight w:val="0"/>
              <w:marTop w:val="0"/>
              <w:marBottom w:val="0"/>
              <w:divBdr>
                <w:top w:val="none" w:sz="0" w:space="0" w:color="auto"/>
                <w:left w:val="none" w:sz="0" w:space="0" w:color="auto"/>
                <w:bottom w:val="none" w:sz="0" w:space="0" w:color="auto"/>
                <w:right w:val="none" w:sz="0" w:space="0" w:color="auto"/>
              </w:divBdr>
            </w:div>
            <w:div w:id="1874537739">
              <w:marLeft w:val="0"/>
              <w:marRight w:val="0"/>
              <w:marTop w:val="0"/>
              <w:marBottom w:val="0"/>
              <w:divBdr>
                <w:top w:val="none" w:sz="0" w:space="0" w:color="auto"/>
                <w:left w:val="none" w:sz="0" w:space="0" w:color="auto"/>
                <w:bottom w:val="none" w:sz="0" w:space="0" w:color="auto"/>
                <w:right w:val="none" w:sz="0" w:space="0" w:color="auto"/>
              </w:divBdr>
            </w:div>
            <w:div w:id="589847965">
              <w:marLeft w:val="0"/>
              <w:marRight w:val="0"/>
              <w:marTop w:val="0"/>
              <w:marBottom w:val="0"/>
              <w:divBdr>
                <w:top w:val="none" w:sz="0" w:space="0" w:color="auto"/>
                <w:left w:val="none" w:sz="0" w:space="0" w:color="auto"/>
                <w:bottom w:val="none" w:sz="0" w:space="0" w:color="auto"/>
                <w:right w:val="none" w:sz="0" w:space="0" w:color="auto"/>
              </w:divBdr>
            </w:div>
            <w:div w:id="1960986719">
              <w:marLeft w:val="0"/>
              <w:marRight w:val="0"/>
              <w:marTop w:val="0"/>
              <w:marBottom w:val="0"/>
              <w:divBdr>
                <w:top w:val="none" w:sz="0" w:space="0" w:color="auto"/>
                <w:left w:val="none" w:sz="0" w:space="0" w:color="auto"/>
                <w:bottom w:val="none" w:sz="0" w:space="0" w:color="auto"/>
                <w:right w:val="none" w:sz="0" w:space="0" w:color="auto"/>
              </w:divBdr>
            </w:div>
            <w:div w:id="2057847358">
              <w:marLeft w:val="0"/>
              <w:marRight w:val="0"/>
              <w:marTop w:val="0"/>
              <w:marBottom w:val="0"/>
              <w:divBdr>
                <w:top w:val="none" w:sz="0" w:space="0" w:color="auto"/>
                <w:left w:val="none" w:sz="0" w:space="0" w:color="auto"/>
                <w:bottom w:val="none" w:sz="0" w:space="0" w:color="auto"/>
                <w:right w:val="none" w:sz="0" w:space="0" w:color="auto"/>
              </w:divBdr>
            </w:div>
            <w:div w:id="1703900152">
              <w:marLeft w:val="0"/>
              <w:marRight w:val="0"/>
              <w:marTop w:val="0"/>
              <w:marBottom w:val="0"/>
              <w:divBdr>
                <w:top w:val="none" w:sz="0" w:space="0" w:color="auto"/>
                <w:left w:val="none" w:sz="0" w:space="0" w:color="auto"/>
                <w:bottom w:val="none" w:sz="0" w:space="0" w:color="auto"/>
                <w:right w:val="none" w:sz="0" w:space="0" w:color="auto"/>
              </w:divBdr>
            </w:div>
            <w:div w:id="705644421">
              <w:marLeft w:val="0"/>
              <w:marRight w:val="0"/>
              <w:marTop w:val="0"/>
              <w:marBottom w:val="0"/>
              <w:divBdr>
                <w:top w:val="none" w:sz="0" w:space="0" w:color="auto"/>
                <w:left w:val="none" w:sz="0" w:space="0" w:color="auto"/>
                <w:bottom w:val="none" w:sz="0" w:space="0" w:color="auto"/>
                <w:right w:val="none" w:sz="0" w:space="0" w:color="auto"/>
              </w:divBdr>
            </w:div>
            <w:div w:id="1258097004">
              <w:marLeft w:val="0"/>
              <w:marRight w:val="0"/>
              <w:marTop w:val="0"/>
              <w:marBottom w:val="0"/>
              <w:divBdr>
                <w:top w:val="none" w:sz="0" w:space="0" w:color="auto"/>
                <w:left w:val="none" w:sz="0" w:space="0" w:color="auto"/>
                <w:bottom w:val="none" w:sz="0" w:space="0" w:color="auto"/>
                <w:right w:val="none" w:sz="0" w:space="0" w:color="auto"/>
              </w:divBdr>
            </w:div>
            <w:div w:id="290019061">
              <w:marLeft w:val="0"/>
              <w:marRight w:val="0"/>
              <w:marTop w:val="0"/>
              <w:marBottom w:val="0"/>
              <w:divBdr>
                <w:top w:val="none" w:sz="0" w:space="0" w:color="auto"/>
                <w:left w:val="none" w:sz="0" w:space="0" w:color="auto"/>
                <w:bottom w:val="none" w:sz="0" w:space="0" w:color="auto"/>
                <w:right w:val="none" w:sz="0" w:space="0" w:color="auto"/>
              </w:divBdr>
            </w:div>
            <w:div w:id="373042332">
              <w:marLeft w:val="0"/>
              <w:marRight w:val="0"/>
              <w:marTop w:val="0"/>
              <w:marBottom w:val="0"/>
              <w:divBdr>
                <w:top w:val="none" w:sz="0" w:space="0" w:color="auto"/>
                <w:left w:val="none" w:sz="0" w:space="0" w:color="auto"/>
                <w:bottom w:val="none" w:sz="0" w:space="0" w:color="auto"/>
                <w:right w:val="none" w:sz="0" w:space="0" w:color="auto"/>
              </w:divBdr>
            </w:div>
            <w:div w:id="1676614597">
              <w:marLeft w:val="0"/>
              <w:marRight w:val="0"/>
              <w:marTop w:val="0"/>
              <w:marBottom w:val="0"/>
              <w:divBdr>
                <w:top w:val="none" w:sz="0" w:space="0" w:color="auto"/>
                <w:left w:val="none" w:sz="0" w:space="0" w:color="auto"/>
                <w:bottom w:val="none" w:sz="0" w:space="0" w:color="auto"/>
                <w:right w:val="none" w:sz="0" w:space="0" w:color="auto"/>
              </w:divBdr>
            </w:div>
            <w:div w:id="1917861951">
              <w:marLeft w:val="0"/>
              <w:marRight w:val="0"/>
              <w:marTop w:val="0"/>
              <w:marBottom w:val="0"/>
              <w:divBdr>
                <w:top w:val="none" w:sz="0" w:space="0" w:color="auto"/>
                <w:left w:val="none" w:sz="0" w:space="0" w:color="auto"/>
                <w:bottom w:val="none" w:sz="0" w:space="0" w:color="auto"/>
                <w:right w:val="none" w:sz="0" w:space="0" w:color="auto"/>
              </w:divBdr>
            </w:div>
            <w:div w:id="1116757319">
              <w:marLeft w:val="0"/>
              <w:marRight w:val="0"/>
              <w:marTop w:val="0"/>
              <w:marBottom w:val="0"/>
              <w:divBdr>
                <w:top w:val="none" w:sz="0" w:space="0" w:color="auto"/>
                <w:left w:val="none" w:sz="0" w:space="0" w:color="auto"/>
                <w:bottom w:val="none" w:sz="0" w:space="0" w:color="auto"/>
                <w:right w:val="none" w:sz="0" w:space="0" w:color="auto"/>
              </w:divBdr>
            </w:div>
            <w:div w:id="238372776">
              <w:marLeft w:val="0"/>
              <w:marRight w:val="0"/>
              <w:marTop w:val="0"/>
              <w:marBottom w:val="0"/>
              <w:divBdr>
                <w:top w:val="none" w:sz="0" w:space="0" w:color="auto"/>
                <w:left w:val="none" w:sz="0" w:space="0" w:color="auto"/>
                <w:bottom w:val="none" w:sz="0" w:space="0" w:color="auto"/>
                <w:right w:val="none" w:sz="0" w:space="0" w:color="auto"/>
              </w:divBdr>
            </w:div>
            <w:div w:id="665088122">
              <w:marLeft w:val="0"/>
              <w:marRight w:val="0"/>
              <w:marTop w:val="0"/>
              <w:marBottom w:val="0"/>
              <w:divBdr>
                <w:top w:val="none" w:sz="0" w:space="0" w:color="auto"/>
                <w:left w:val="none" w:sz="0" w:space="0" w:color="auto"/>
                <w:bottom w:val="none" w:sz="0" w:space="0" w:color="auto"/>
                <w:right w:val="none" w:sz="0" w:space="0" w:color="auto"/>
              </w:divBdr>
            </w:div>
            <w:div w:id="757137954">
              <w:marLeft w:val="0"/>
              <w:marRight w:val="0"/>
              <w:marTop w:val="0"/>
              <w:marBottom w:val="0"/>
              <w:divBdr>
                <w:top w:val="none" w:sz="0" w:space="0" w:color="auto"/>
                <w:left w:val="none" w:sz="0" w:space="0" w:color="auto"/>
                <w:bottom w:val="none" w:sz="0" w:space="0" w:color="auto"/>
                <w:right w:val="none" w:sz="0" w:space="0" w:color="auto"/>
              </w:divBdr>
            </w:div>
            <w:div w:id="1762069979">
              <w:marLeft w:val="0"/>
              <w:marRight w:val="0"/>
              <w:marTop w:val="0"/>
              <w:marBottom w:val="0"/>
              <w:divBdr>
                <w:top w:val="none" w:sz="0" w:space="0" w:color="auto"/>
                <w:left w:val="none" w:sz="0" w:space="0" w:color="auto"/>
                <w:bottom w:val="none" w:sz="0" w:space="0" w:color="auto"/>
                <w:right w:val="none" w:sz="0" w:space="0" w:color="auto"/>
              </w:divBdr>
            </w:div>
            <w:div w:id="416294871">
              <w:marLeft w:val="0"/>
              <w:marRight w:val="0"/>
              <w:marTop w:val="0"/>
              <w:marBottom w:val="0"/>
              <w:divBdr>
                <w:top w:val="none" w:sz="0" w:space="0" w:color="auto"/>
                <w:left w:val="none" w:sz="0" w:space="0" w:color="auto"/>
                <w:bottom w:val="none" w:sz="0" w:space="0" w:color="auto"/>
                <w:right w:val="none" w:sz="0" w:space="0" w:color="auto"/>
              </w:divBdr>
            </w:div>
            <w:div w:id="1710258641">
              <w:marLeft w:val="0"/>
              <w:marRight w:val="0"/>
              <w:marTop w:val="0"/>
              <w:marBottom w:val="0"/>
              <w:divBdr>
                <w:top w:val="none" w:sz="0" w:space="0" w:color="auto"/>
                <w:left w:val="none" w:sz="0" w:space="0" w:color="auto"/>
                <w:bottom w:val="none" w:sz="0" w:space="0" w:color="auto"/>
                <w:right w:val="none" w:sz="0" w:space="0" w:color="auto"/>
              </w:divBdr>
            </w:div>
            <w:div w:id="1855026322">
              <w:marLeft w:val="0"/>
              <w:marRight w:val="0"/>
              <w:marTop w:val="0"/>
              <w:marBottom w:val="0"/>
              <w:divBdr>
                <w:top w:val="none" w:sz="0" w:space="0" w:color="auto"/>
                <w:left w:val="none" w:sz="0" w:space="0" w:color="auto"/>
                <w:bottom w:val="none" w:sz="0" w:space="0" w:color="auto"/>
                <w:right w:val="none" w:sz="0" w:space="0" w:color="auto"/>
              </w:divBdr>
            </w:div>
            <w:div w:id="951935583">
              <w:marLeft w:val="0"/>
              <w:marRight w:val="0"/>
              <w:marTop w:val="0"/>
              <w:marBottom w:val="0"/>
              <w:divBdr>
                <w:top w:val="none" w:sz="0" w:space="0" w:color="auto"/>
                <w:left w:val="none" w:sz="0" w:space="0" w:color="auto"/>
                <w:bottom w:val="none" w:sz="0" w:space="0" w:color="auto"/>
                <w:right w:val="none" w:sz="0" w:space="0" w:color="auto"/>
              </w:divBdr>
            </w:div>
            <w:div w:id="1933079274">
              <w:marLeft w:val="0"/>
              <w:marRight w:val="0"/>
              <w:marTop w:val="0"/>
              <w:marBottom w:val="0"/>
              <w:divBdr>
                <w:top w:val="none" w:sz="0" w:space="0" w:color="auto"/>
                <w:left w:val="none" w:sz="0" w:space="0" w:color="auto"/>
                <w:bottom w:val="none" w:sz="0" w:space="0" w:color="auto"/>
                <w:right w:val="none" w:sz="0" w:space="0" w:color="auto"/>
              </w:divBdr>
            </w:div>
            <w:div w:id="796610209">
              <w:marLeft w:val="0"/>
              <w:marRight w:val="0"/>
              <w:marTop w:val="0"/>
              <w:marBottom w:val="0"/>
              <w:divBdr>
                <w:top w:val="none" w:sz="0" w:space="0" w:color="auto"/>
                <w:left w:val="none" w:sz="0" w:space="0" w:color="auto"/>
                <w:bottom w:val="none" w:sz="0" w:space="0" w:color="auto"/>
                <w:right w:val="none" w:sz="0" w:space="0" w:color="auto"/>
              </w:divBdr>
            </w:div>
            <w:div w:id="352726637">
              <w:marLeft w:val="0"/>
              <w:marRight w:val="0"/>
              <w:marTop w:val="0"/>
              <w:marBottom w:val="0"/>
              <w:divBdr>
                <w:top w:val="none" w:sz="0" w:space="0" w:color="auto"/>
                <w:left w:val="none" w:sz="0" w:space="0" w:color="auto"/>
                <w:bottom w:val="none" w:sz="0" w:space="0" w:color="auto"/>
                <w:right w:val="none" w:sz="0" w:space="0" w:color="auto"/>
              </w:divBdr>
            </w:div>
            <w:div w:id="713653506">
              <w:marLeft w:val="0"/>
              <w:marRight w:val="0"/>
              <w:marTop w:val="0"/>
              <w:marBottom w:val="0"/>
              <w:divBdr>
                <w:top w:val="none" w:sz="0" w:space="0" w:color="auto"/>
                <w:left w:val="none" w:sz="0" w:space="0" w:color="auto"/>
                <w:bottom w:val="none" w:sz="0" w:space="0" w:color="auto"/>
                <w:right w:val="none" w:sz="0" w:space="0" w:color="auto"/>
              </w:divBdr>
            </w:div>
            <w:div w:id="1699037920">
              <w:marLeft w:val="0"/>
              <w:marRight w:val="0"/>
              <w:marTop w:val="0"/>
              <w:marBottom w:val="0"/>
              <w:divBdr>
                <w:top w:val="none" w:sz="0" w:space="0" w:color="auto"/>
                <w:left w:val="none" w:sz="0" w:space="0" w:color="auto"/>
                <w:bottom w:val="none" w:sz="0" w:space="0" w:color="auto"/>
                <w:right w:val="none" w:sz="0" w:space="0" w:color="auto"/>
              </w:divBdr>
            </w:div>
            <w:div w:id="476189281">
              <w:marLeft w:val="0"/>
              <w:marRight w:val="0"/>
              <w:marTop w:val="0"/>
              <w:marBottom w:val="0"/>
              <w:divBdr>
                <w:top w:val="none" w:sz="0" w:space="0" w:color="auto"/>
                <w:left w:val="none" w:sz="0" w:space="0" w:color="auto"/>
                <w:bottom w:val="none" w:sz="0" w:space="0" w:color="auto"/>
                <w:right w:val="none" w:sz="0" w:space="0" w:color="auto"/>
              </w:divBdr>
            </w:div>
            <w:div w:id="470488590">
              <w:marLeft w:val="0"/>
              <w:marRight w:val="0"/>
              <w:marTop w:val="0"/>
              <w:marBottom w:val="0"/>
              <w:divBdr>
                <w:top w:val="none" w:sz="0" w:space="0" w:color="auto"/>
                <w:left w:val="none" w:sz="0" w:space="0" w:color="auto"/>
                <w:bottom w:val="none" w:sz="0" w:space="0" w:color="auto"/>
                <w:right w:val="none" w:sz="0" w:space="0" w:color="auto"/>
              </w:divBdr>
            </w:div>
            <w:div w:id="369457813">
              <w:marLeft w:val="0"/>
              <w:marRight w:val="0"/>
              <w:marTop w:val="0"/>
              <w:marBottom w:val="0"/>
              <w:divBdr>
                <w:top w:val="none" w:sz="0" w:space="0" w:color="auto"/>
                <w:left w:val="none" w:sz="0" w:space="0" w:color="auto"/>
                <w:bottom w:val="none" w:sz="0" w:space="0" w:color="auto"/>
                <w:right w:val="none" w:sz="0" w:space="0" w:color="auto"/>
              </w:divBdr>
            </w:div>
            <w:div w:id="1695378474">
              <w:marLeft w:val="0"/>
              <w:marRight w:val="0"/>
              <w:marTop w:val="0"/>
              <w:marBottom w:val="0"/>
              <w:divBdr>
                <w:top w:val="none" w:sz="0" w:space="0" w:color="auto"/>
                <w:left w:val="none" w:sz="0" w:space="0" w:color="auto"/>
                <w:bottom w:val="none" w:sz="0" w:space="0" w:color="auto"/>
                <w:right w:val="none" w:sz="0" w:space="0" w:color="auto"/>
              </w:divBdr>
            </w:div>
            <w:div w:id="981495079">
              <w:marLeft w:val="0"/>
              <w:marRight w:val="0"/>
              <w:marTop w:val="0"/>
              <w:marBottom w:val="0"/>
              <w:divBdr>
                <w:top w:val="none" w:sz="0" w:space="0" w:color="auto"/>
                <w:left w:val="none" w:sz="0" w:space="0" w:color="auto"/>
                <w:bottom w:val="none" w:sz="0" w:space="0" w:color="auto"/>
                <w:right w:val="none" w:sz="0" w:space="0" w:color="auto"/>
              </w:divBdr>
            </w:div>
            <w:div w:id="435029773">
              <w:marLeft w:val="0"/>
              <w:marRight w:val="0"/>
              <w:marTop w:val="0"/>
              <w:marBottom w:val="0"/>
              <w:divBdr>
                <w:top w:val="none" w:sz="0" w:space="0" w:color="auto"/>
                <w:left w:val="none" w:sz="0" w:space="0" w:color="auto"/>
                <w:bottom w:val="none" w:sz="0" w:space="0" w:color="auto"/>
                <w:right w:val="none" w:sz="0" w:space="0" w:color="auto"/>
              </w:divBdr>
            </w:div>
            <w:div w:id="88088031">
              <w:marLeft w:val="0"/>
              <w:marRight w:val="0"/>
              <w:marTop w:val="0"/>
              <w:marBottom w:val="0"/>
              <w:divBdr>
                <w:top w:val="none" w:sz="0" w:space="0" w:color="auto"/>
                <w:left w:val="none" w:sz="0" w:space="0" w:color="auto"/>
                <w:bottom w:val="none" w:sz="0" w:space="0" w:color="auto"/>
                <w:right w:val="none" w:sz="0" w:space="0" w:color="auto"/>
              </w:divBdr>
            </w:div>
            <w:div w:id="2121491796">
              <w:marLeft w:val="0"/>
              <w:marRight w:val="0"/>
              <w:marTop w:val="0"/>
              <w:marBottom w:val="0"/>
              <w:divBdr>
                <w:top w:val="none" w:sz="0" w:space="0" w:color="auto"/>
                <w:left w:val="none" w:sz="0" w:space="0" w:color="auto"/>
                <w:bottom w:val="none" w:sz="0" w:space="0" w:color="auto"/>
                <w:right w:val="none" w:sz="0" w:space="0" w:color="auto"/>
              </w:divBdr>
            </w:div>
            <w:div w:id="1900818726">
              <w:marLeft w:val="0"/>
              <w:marRight w:val="0"/>
              <w:marTop w:val="0"/>
              <w:marBottom w:val="0"/>
              <w:divBdr>
                <w:top w:val="none" w:sz="0" w:space="0" w:color="auto"/>
                <w:left w:val="none" w:sz="0" w:space="0" w:color="auto"/>
                <w:bottom w:val="none" w:sz="0" w:space="0" w:color="auto"/>
                <w:right w:val="none" w:sz="0" w:space="0" w:color="auto"/>
              </w:divBdr>
            </w:div>
            <w:div w:id="561135977">
              <w:marLeft w:val="0"/>
              <w:marRight w:val="0"/>
              <w:marTop w:val="0"/>
              <w:marBottom w:val="0"/>
              <w:divBdr>
                <w:top w:val="none" w:sz="0" w:space="0" w:color="auto"/>
                <w:left w:val="none" w:sz="0" w:space="0" w:color="auto"/>
                <w:bottom w:val="none" w:sz="0" w:space="0" w:color="auto"/>
                <w:right w:val="none" w:sz="0" w:space="0" w:color="auto"/>
              </w:divBdr>
            </w:div>
            <w:div w:id="1696230003">
              <w:marLeft w:val="0"/>
              <w:marRight w:val="0"/>
              <w:marTop w:val="0"/>
              <w:marBottom w:val="0"/>
              <w:divBdr>
                <w:top w:val="none" w:sz="0" w:space="0" w:color="auto"/>
                <w:left w:val="none" w:sz="0" w:space="0" w:color="auto"/>
                <w:bottom w:val="none" w:sz="0" w:space="0" w:color="auto"/>
                <w:right w:val="none" w:sz="0" w:space="0" w:color="auto"/>
              </w:divBdr>
            </w:div>
            <w:div w:id="1841850246">
              <w:marLeft w:val="0"/>
              <w:marRight w:val="0"/>
              <w:marTop w:val="0"/>
              <w:marBottom w:val="0"/>
              <w:divBdr>
                <w:top w:val="none" w:sz="0" w:space="0" w:color="auto"/>
                <w:left w:val="none" w:sz="0" w:space="0" w:color="auto"/>
                <w:bottom w:val="none" w:sz="0" w:space="0" w:color="auto"/>
                <w:right w:val="none" w:sz="0" w:space="0" w:color="auto"/>
              </w:divBdr>
            </w:div>
            <w:div w:id="916786364">
              <w:marLeft w:val="0"/>
              <w:marRight w:val="0"/>
              <w:marTop w:val="0"/>
              <w:marBottom w:val="0"/>
              <w:divBdr>
                <w:top w:val="none" w:sz="0" w:space="0" w:color="auto"/>
                <w:left w:val="none" w:sz="0" w:space="0" w:color="auto"/>
                <w:bottom w:val="none" w:sz="0" w:space="0" w:color="auto"/>
                <w:right w:val="none" w:sz="0" w:space="0" w:color="auto"/>
              </w:divBdr>
            </w:div>
            <w:div w:id="588001120">
              <w:marLeft w:val="0"/>
              <w:marRight w:val="0"/>
              <w:marTop w:val="0"/>
              <w:marBottom w:val="0"/>
              <w:divBdr>
                <w:top w:val="none" w:sz="0" w:space="0" w:color="auto"/>
                <w:left w:val="none" w:sz="0" w:space="0" w:color="auto"/>
                <w:bottom w:val="none" w:sz="0" w:space="0" w:color="auto"/>
                <w:right w:val="none" w:sz="0" w:space="0" w:color="auto"/>
              </w:divBdr>
            </w:div>
            <w:div w:id="284773947">
              <w:marLeft w:val="0"/>
              <w:marRight w:val="0"/>
              <w:marTop w:val="0"/>
              <w:marBottom w:val="0"/>
              <w:divBdr>
                <w:top w:val="none" w:sz="0" w:space="0" w:color="auto"/>
                <w:left w:val="none" w:sz="0" w:space="0" w:color="auto"/>
                <w:bottom w:val="none" w:sz="0" w:space="0" w:color="auto"/>
                <w:right w:val="none" w:sz="0" w:space="0" w:color="auto"/>
              </w:divBdr>
            </w:div>
            <w:div w:id="1253708777">
              <w:marLeft w:val="0"/>
              <w:marRight w:val="0"/>
              <w:marTop w:val="0"/>
              <w:marBottom w:val="0"/>
              <w:divBdr>
                <w:top w:val="none" w:sz="0" w:space="0" w:color="auto"/>
                <w:left w:val="none" w:sz="0" w:space="0" w:color="auto"/>
                <w:bottom w:val="none" w:sz="0" w:space="0" w:color="auto"/>
                <w:right w:val="none" w:sz="0" w:space="0" w:color="auto"/>
              </w:divBdr>
            </w:div>
            <w:div w:id="1922711234">
              <w:marLeft w:val="0"/>
              <w:marRight w:val="0"/>
              <w:marTop w:val="0"/>
              <w:marBottom w:val="0"/>
              <w:divBdr>
                <w:top w:val="none" w:sz="0" w:space="0" w:color="auto"/>
                <w:left w:val="none" w:sz="0" w:space="0" w:color="auto"/>
                <w:bottom w:val="none" w:sz="0" w:space="0" w:color="auto"/>
                <w:right w:val="none" w:sz="0" w:space="0" w:color="auto"/>
              </w:divBdr>
            </w:div>
            <w:div w:id="677198562">
              <w:marLeft w:val="0"/>
              <w:marRight w:val="0"/>
              <w:marTop w:val="0"/>
              <w:marBottom w:val="0"/>
              <w:divBdr>
                <w:top w:val="none" w:sz="0" w:space="0" w:color="auto"/>
                <w:left w:val="none" w:sz="0" w:space="0" w:color="auto"/>
                <w:bottom w:val="none" w:sz="0" w:space="0" w:color="auto"/>
                <w:right w:val="none" w:sz="0" w:space="0" w:color="auto"/>
              </w:divBdr>
            </w:div>
            <w:div w:id="2145156256">
              <w:marLeft w:val="0"/>
              <w:marRight w:val="0"/>
              <w:marTop w:val="0"/>
              <w:marBottom w:val="0"/>
              <w:divBdr>
                <w:top w:val="none" w:sz="0" w:space="0" w:color="auto"/>
                <w:left w:val="none" w:sz="0" w:space="0" w:color="auto"/>
                <w:bottom w:val="none" w:sz="0" w:space="0" w:color="auto"/>
                <w:right w:val="none" w:sz="0" w:space="0" w:color="auto"/>
              </w:divBdr>
            </w:div>
            <w:div w:id="580141907">
              <w:marLeft w:val="0"/>
              <w:marRight w:val="0"/>
              <w:marTop w:val="0"/>
              <w:marBottom w:val="0"/>
              <w:divBdr>
                <w:top w:val="none" w:sz="0" w:space="0" w:color="auto"/>
                <w:left w:val="none" w:sz="0" w:space="0" w:color="auto"/>
                <w:bottom w:val="none" w:sz="0" w:space="0" w:color="auto"/>
                <w:right w:val="none" w:sz="0" w:space="0" w:color="auto"/>
              </w:divBdr>
            </w:div>
            <w:div w:id="1659335554">
              <w:marLeft w:val="0"/>
              <w:marRight w:val="0"/>
              <w:marTop w:val="0"/>
              <w:marBottom w:val="0"/>
              <w:divBdr>
                <w:top w:val="none" w:sz="0" w:space="0" w:color="auto"/>
                <w:left w:val="none" w:sz="0" w:space="0" w:color="auto"/>
                <w:bottom w:val="none" w:sz="0" w:space="0" w:color="auto"/>
                <w:right w:val="none" w:sz="0" w:space="0" w:color="auto"/>
              </w:divBdr>
            </w:div>
            <w:div w:id="2093041941">
              <w:marLeft w:val="0"/>
              <w:marRight w:val="0"/>
              <w:marTop w:val="0"/>
              <w:marBottom w:val="0"/>
              <w:divBdr>
                <w:top w:val="none" w:sz="0" w:space="0" w:color="auto"/>
                <w:left w:val="none" w:sz="0" w:space="0" w:color="auto"/>
                <w:bottom w:val="none" w:sz="0" w:space="0" w:color="auto"/>
                <w:right w:val="none" w:sz="0" w:space="0" w:color="auto"/>
              </w:divBdr>
            </w:div>
            <w:div w:id="1485468932">
              <w:marLeft w:val="0"/>
              <w:marRight w:val="0"/>
              <w:marTop w:val="0"/>
              <w:marBottom w:val="0"/>
              <w:divBdr>
                <w:top w:val="none" w:sz="0" w:space="0" w:color="auto"/>
                <w:left w:val="none" w:sz="0" w:space="0" w:color="auto"/>
                <w:bottom w:val="none" w:sz="0" w:space="0" w:color="auto"/>
                <w:right w:val="none" w:sz="0" w:space="0" w:color="auto"/>
              </w:divBdr>
            </w:div>
            <w:div w:id="1010597842">
              <w:marLeft w:val="0"/>
              <w:marRight w:val="0"/>
              <w:marTop w:val="0"/>
              <w:marBottom w:val="0"/>
              <w:divBdr>
                <w:top w:val="none" w:sz="0" w:space="0" w:color="auto"/>
                <w:left w:val="none" w:sz="0" w:space="0" w:color="auto"/>
                <w:bottom w:val="none" w:sz="0" w:space="0" w:color="auto"/>
                <w:right w:val="none" w:sz="0" w:space="0" w:color="auto"/>
              </w:divBdr>
            </w:div>
            <w:div w:id="1078752517">
              <w:marLeft w:val="0"/>
              <w:marRight w:val="0"/>
              <w:marTop w:val="0"/>
              <w:marBottom w:val="0"/>
              <w:divBdr>
                <w:top w:val="none" w:sz="0" w:space="0" w:color="auto"/>
                <w:left w:val="none" w:sz="0" w:space="0" w:color="auto"/>
                <w:bottom w:val="none" w:sz="0" w:space="0" w:color="auto"/>
                <w:right w:val="none" w:sz="0" w:space="0" w:color="auto"/>
              </w:divBdr>
            </w:div>
            <w:div w:id="1850178350">
              <w:marLeft w:val="0"/>
              <w:marRight w:val="0"/>
              <w:marTop w:val="0"/>
              <w:marBottom w:val="0"/>
              <w:divBdr>
                <w:top w:val="none" w:sz="0" w:space="0" w:color="auto"/>
                <w:left w:val="none" w:sz="0" w:space="0" w:color="auto"/>
                <w:bottom w:val="none" w:sz="0" w:space="0" w:color="auto"/>
                <w:right w:val="none" w:sz="0" w:space="0" w:color="auto"/>
              </w:divBdr>
            </w:div>
            <w:div w:id="1079253475">
              <w:marLeft w:val="0"/>
              <w:marRight w:val="0"/>
              <w:marTop w:val="0"/>
              <w:marBottom w:val="0"/>
              <w:divBdr>
                <w:top w:val="none" w:sz="0" w:space="0" w:color="auto"/>
                <w:left w:val="none" w:sz="0" w:space="0" w:color="auto"/>
                <w:bottom w:val="none" w:sz="0" w:space="0" w:color="auto"/>
                <w:right w:val="none" w:sz="0" w:space="0" w:color="auto"/>
              </w:divBdr>
            </w:div>
            <w:div w:id="879829892">
              <w:marLeft w:val="0"/>
              <w:marRight w:val="0"/>
              <w:marTop w:val="0"/>
              <w:marBottom w:val="0"/>
              <w:divBdr>
                <w:top w:val="none" w:sz="0" w:space="0" w:color="auto"/>
                <w:left w:val="none" w:sz="0" w:space="0" w:color="auto"/>
                <w:bottom w:val="none" w:sz="0" w:space="0" w:color="auto"/>
                <w:right w:val="none" w:sz="0" w:space="0" w:color="auto"/>
              </w:divBdr>
            </w:div>
            <w:div w:id="519046874">
              <w:marLeft w:val="0"/>
              <w:marRight w:val="0"/>
              <w:marTop w:val="0"/>
              <w:marBottom w:val="0"/>
              <w:divBdr>
                <w:top w:val="none" w:sz="0" w:space="0" w:color="auto"/>
                <w:left w:val="none" w:sz="0" w:space="0" w:color="auto"/>
                <w:bottom w:val="none" w:sz="0" w:space="0" w:color="auto"/>
                <w:right w:val="none" w:sz="0" w:space="0" w:color="auto"/>
              </w:divBdr>
            </w:div>
            <w:div w:id="1884756797">
              <w:marLeft w:val="0"/>
              <w:marRight w:val="0"/>
              <w:marTop w:val="0"/>
              <w:marBottom w:val="0"/>
              <w:divBdr>
                <w:top w:val="none" w:sz="0" w:space="0" w:color="auto"/>
                <w:left w:val="none" w:sz="0" w:space="0" w:color="auto"/>
                <w:bottom w:val="none" w:sz="0" w:space="0" w:color="auto"/>
                <w:right w:val="none" w:sz="0" w:space="0" w:color="auto"/>
              </w:divBdr>
            </w:div>
            <w:div w:id="275522571">
              <w:marLeft w:val="0"/>
              <w:marRight w:val="0"/>
              <w:marTop w:val="0"/>
              <w:marBottom w:val="0"/>
              <w:divBdr>
                <w:top w:val="none" w:sz="0" w:space="0" w:color="auto"/>
                <w:left w:val="none" w:sz="0" w:space="0" w:color="auto"/>
                <w:bottom w:val="none" w:sz="0" w:space="0" w:color="auto"/>
                <w:right w:val="none" w:sz="0" w:space="0" w:color="auto"/>
              </w:divBdr>
            </w:div>
            <w:div w:id="1111820971">
              <w:marLeft w:val="0"/>
              <w:marRight w:val="0"/>
              <w:marTop w:val="0"/>
              <w:marBottom w:val="0"/>
              <w:divBdr>
                <w:top w:val="none" w:sz="0" w:space="0" w:color="auto"/>
                <w:left w:val="none" w:sz="0" w:space="0" w:color="auto"/>
                <w:bottom w:val="none" w:sz="0" w:space="0" w:color="auto"/>
                <w:right w:val="none" w:sz="0" w:space="0" w:color="auto"/>
              </w:divBdr>
            </w:div>
            <w:div w:id="982582747">
              <w:marLeft w:val="0"/>
              <w:marRight w:val="0"/>
              <w:marTop w:val="0"/>
              <w:marBottom w:val="0"/>
              <w:divBdr>
                <w:top w:val="none" w:sz="0" w:space="0" w:color="auto"/>
                <w:left w:val="none" w:sz="0" w:space="0" w:color="auto"/>
                <w:bottom w:val="none" w:sz="0" w:space="0" w:color="auto"/>
                <w:right w:val="none" w:sz="0" w:space="0" w:color="auto"/>
              </w:divBdr>
            </w:div>
            <w:div w:id="776101459">
              <w:marLeft w:val="0"/>
              <w:marRight w:val="0"/>
              <w:marTop w:val="0"/>
              <w:marBottom w:val="0"/>
              <w:divBdr>
                <w:top w:val="none" w:sz="0" w:space="0" w:color="auto"/>
                <w:left w:val="none" w:sz="0" w:space="0" w:color="auto"/>
                <w:bottom w:val="none" w:sz="0" w:space="0" w:color="auto"/>
                <w:right w:val="none" w:sz="0" w:space="0" w:color="auto"/>
              </w:divBdr>
            </w:div>
            <w:div w:id="1093473526">
              <w:marLeft w:val="0"/>
              <w:marRight w:val="0"/>
              <w:marTop w:val="0"/>
              <w:marBottom w:val="0"/>
              <w:divBdr>
                <w:top w:val="none" w:sz="0" w:space="0" w:color="auto"/>
                <w:left w:val="none" w:sz="0" w:space="0" w:color="auto"/>
                <w:bottom w:val="none" w:sz="0" w:space="0" w:color="auto"/>
                <w:right w:val="none" w:sz="0" w:space="0" w:color="auto"/>
              </w:divBdr>
            </w:div>
            <w:div w:id="944767674">
              <w:marLeft w:val="0"/>
              <w:marRight w:val="0"/>
              <w:marTop w:val="0"/>
              <w:marBottom w:val="0"/>
              <w:divBdr>
                <w:top w:val="none" w:sz="0" w:space="0" w:color="auto"/>
                <w:left w:val="none" w:sz="0" w:space="0" w:color="auto"/>
                <w:bottom w:val="none" w:sz="0" w:space="0" w:color="auto"/>
                <w:right w:val="none" w:sz="0" w:space="0" w:color="auto"/>
              </w:divBdr>
            </w:div>
            <w:div w:id="751858039">
              <w:marLeft w:val="0"/>
              <w:marRight w:val="0"/>
              <w:marTop w:val="0"/>
              <w:marBottom w:val="0"/>
              <w:divBdr>
                <w:top w:val="none" w:sz="0" w:space="0" w:color="auto"/>
                <w:left w:val="none" w:sz="0" w:space="0" w:color="auto"/>
                <w:bottom w:val="none" w:sz="0" w:space="0" w:color="auto"/>
                <w:right w:val="none" w:sz="0" w:space="0" w:color="auto"/>
              </w:divBdr>
            </w:div>
            <w:div w:id="288781932">
              <w:marLeft w:val="0"/>
              <w:marRight w:val="0"/>
              <w:marTop w:val="0"/>
              <w:marBottom w:val="0"/>
              <w:divBdr>
                <w:top w:val="none" w:sz="0" w:space="0" w:color="auto"/>
                <w:left w:val="none" w:sz="0" w:space="0" w:color="auto"/>
                <w:bottom w:val="none" w:sz="0" w:space="0" w:color="auto"/>
                <w:right w:val="none" w:sz="0" w:space="0" w:color="auto"/>
              </w:divBdr>
            </w:div>
            <w:div w:id="1117682737">
              <w:marLeft w:val="0"/>
              <w:marRight w:val="0"/>
              <w:marTop w:val="0"/>
              <w:marBottom w:val="0"/>
              <w:divBdr>
                <w:top w:val="none" w:sz="0" w:space="0" w:color="auto"/>
                <w:left w:val="none" w:sz="0" w:space="0" w:color="auto"/>
                <w:bottom w:val="none" w:sz="0" w:space="0" w:color="auto"/>
                <w:right w:val="none" w:sz="0" w:space="0" w:color="auto"/>
              </w:divBdr>
            </w:div>
            <w:div w:id="435171358">
              <w:marLeft w:val="0"/>
              <w:marRight w:val="0"/>
              <w:marTop w:val="0"/>
              <w:marBottom w:val="0"/>
              <w:divBdr>
                <w:top w:val="none" w:sz="0" w:space="0" w:color="auto"/>
                <w:left w:val="none" w:sz="0" w:space="0" w:color="auto"/>
                <w:bottom w:val="none" w:sz="0" w:space="0" w:color="auto"/>
                <w:right w:val="none" w:sz="0" w:space="0" w:color="auto"/>
              </w:divBdr>
            </w:div>
            <w:div w:id="351884074">
              <w:marLeft w:val="0"/>
              <w:marRight w:val="0"/>
              <w:marTop w:val="0"/>
              <w:marBottom w:val="0"/>
              <w:divBdr>
                <w:top w:val="none" w:sz="0" w:space="0" w:color="auto"/>
                <w:left w:val="none" w:sz="0" w:space="0" w:color="auto"/>
                <w:bottom w:val="none" w:sz="0" w:space="0" w:color="auto"/>
                <w:right w:val="none" w:sz="0" w:space="0" w:color="auto"/>
              </w:divBdr>
            </w:div>
            <w:div w:id="142743778">
              <w:marLeft w:val="0"/>
              <w:marRight w:val="0"/>
              <w:marTop w:val="0"/>
              <w:marBottom w:val="0"/>
              <w:divBdr>
                <w:top w:val="none" w:sz="0" w:space="0" w:color="auto"/>
                <w:left w:val="none" w:sz="0" w:space="0" w:color="auto"/>
                <w:bottom w:val="none" w:sz="0" w:space="0" w:color="auto"/>
                <w:right w:val="none" w:sz="0" w:space="0" w:color="auto"/>
              </w:divBdr>
            </w:div>
            <w:div w:id="849762020">
              <w:marLeft w:val="0"/>
              <w:marRight w:val="0"/>
              <w:marTop w:val="0"/>
              <w:marBottom w:val="0"/>
              <w:divBdr>
                <w:top w:val="none" w:sz="0" w:space="0" w:color="auto"/>
                <w:left w:val="none" w:sz="0" w:space="0" w:color="auto"/>
                <w:bottom w:val="none" w:sz="0" w:space="0" w:color="auto"/>
                <w:right w:val="none" w:sz="0" w:space="0" w:color="auto"/>
              </w:divBdr>
            </w:div>
            <w:div w:id="356586967">
              <w:marLeft w:val="0"/>
              <w:marRight w:val="0"/>
              <w:marTop w:val="0"/>
              <w:marBottom w:val="0"/>
              <w:divBdr>
                <w:top w:val="none" w:sz="0" w:space="0" w:color="auto"/>
                <w:left w:val="none" w:sz="0" w:space="0" w:color="auto"/>
                <w:bottom w:val="none" w:sz="0" w:space="0" w:color="auto"/>
                <w:right w:val="none" w:sz="0" w:space="0" w:color="auto"/>
              </w:divBdr>
            </w:div>
            <w:div w:id="1944260012">
              <w:marLeft w:val="0"/>
              <w:marRight w:val="0"/>
              <w:marTop w:val="0"/>
              <w:marBottom w:val="0"/>
              <w:divBdr>
                <w:top w:val="none" w:sz="0" w:space="0" w:color="auto"/>
                <w:left w:val="none" w:sz="0" w:space="0" w:color="auto"/>
                <w:bottom w:val="none" w:sz="0" w:space="0" w:color="auto"/>
                <w:right w:val="none" w:sz="0" w:space="0" w:color="auto"/>
              </w:divBdr>
            </w:div>
            <w:div w:id="168374851">
              <w:marLeft w:val="0"/>
              <w:marRight w:val="0"/>
              <w:marTop w:val="0"/>
              <w:marBottom w:val="0"/>
              <w:divBdr>
                <w:top w:val="none" w:sz="0" w:space="0" w:color="auto"/>
                <w:left w:val="none" w:sz="0" w:space="0" w:color="auto"/>
                <w:bottom w:val="none" w:sz="0" w:space="0" w:color="auto"/>
                <w:right w:val="none" w:sz="0" w:space="0" w:color="auto"/>
              </w:divBdr>
            </w:div>
            <w:div w:id="1467043474">
              <w:marLeft w:val="0"/>
              <w:marRight w:val="0"/>
              <w:marTop w:val="0"/>
              <w:marBottom w:val="0"/>
              <w:divBdr>
                <w:top w:val="none" w:sz="0" w:space="0" w:color="auto"/>
                <w:left w:val="none" w:sz="0" w:space="0" w:color="auto"/>
                <w:bottom w:val="none" w:sz="0" w:space="0" w:color="auto"/>
                <w:right w:val="none" w:sz="0" w:space="0" w:color="auto"/>
              </w:divBdr>
            </w:div>
            <w:div w:id="1680157388">
              <w:marLeft w:val="0"/>
              <w:marRight w:val="0"/>
              <w:marTop w:val="0"/>
              <w:marBottom w:val="0"/>
              <w:divBdr>
                <w:top w:val="none" w:sz="0" w:space="0" w:color="auto"/>
                <w:left w:val="none" w:sz="0" w:space="0" w:color="auto"/>
                <w:bottom w:val="none" w:sz="0" w:space="0" w:color="auto"/>
                <w:right w:val="none" w:sz="0" w:space="0" w:color="auto"/>
              </w:divBdr>
            </w:div>
            <w:div w:id="1632781920">
              <w:marLeft w:val="0"/>
              <w:marRight w:val="0"/>
              <w:marTop w:val="0"/>
              <w:marBottom w:val="0"/>
              <w:divBdr>
                <w:top w:val="none" w:sz="0" w:space="0" w:color="auto"/>
                <w:left w:val="none" w:sz="0" w:space="0" w:color="auto"/>
                <w:bottom w:val="none" w:sz="0" w:space="0" w:color="auto"/>
                <w:right w:val="none" w:sz="0" w:space="0" w:color="auto"/>
              </w:divBdr>
            </w:div>
            <w:div w:id="1598633908">
              <w:marLeft w:val="0"/>
              <w:marRight w:val="0"/>
              <w:marTop w:val="0"/>
              <w:marBottom w:val="0"/>
              <w:divBdr>
                <w:top w:val="none" w:sz="0" w:space="0" w:color="auto"/>
                <w:left w:val="none" w:sz="0" w:space="0" w:color="auto"/>
                <w:bottom w:val="none" w:sz="0" w:space="0" w:color="auto"/>
                <w:right w:val="none" w:sz="0" w:space="0" w:color="auto"/>
              </w:divBdr>
            </w:div>
            <w:div w:id="473379428">
              <w:marLeft w:val="0"/>
              <w:marRight w:val="0"/>
              <w:marTop w:val="0"/>
              <w:marBottom w:val="0"/>
              <w:divBdr>
                <w:top w:val="none" w:sz="0" w:space="0" w:color="auto"/>
                <w:left w:val="none" w:sz="0" w:space="0" w:color="auto"/>
                <w:bottom w:val="none" w:sz="0" w:space="0" w:color="auto"/>
                <w:right w:val="none" w:sz="0" w:space="0" w:color="auto"/>
              </w:divBdr>
            </w:div>
            <w:div w:id="818497011">
              <w:marLeft w:val="0"/>
              <w:marRight w:val="0"/>
              <w:marTop w:val="0"/>
              <w:marBottom w:val="0"/>
              <w:divBdr>
                <w:top w:val="none" w:sz="0" w:space="0" w:color="auto"/>
                <w:left w:val="none" w:sz="0" w:space="0" w:color="auto"/>
                <w:bottom w:val="none" w:sz="0" w:space="0" w:color="auto"/>
                <w:right w:val="none" w:sz="0" w:space="0" w:color="auto"/>
              </w:divBdr>
            </w:div>
            <w:div w:id="462575487">
              <w:marLeft w:val="0"/>
              <w:marRight w:val="0"/>
              <w:marTop w:val="0"/>
              <w:marBottom w:val="0"/>
              <w:divBdr>
                <w:top w:val="none" w:sz="0" w:space="0" w:color="auto"/>
                <w:left w:val="none" w:sz="0" w:space="0" w:color="auto"/>
                <w:bottom w:val="none" w:sz="0" w:space="0" w:color="auto"/>
                <w:right w:val="none" w:sz="0" w:space="0" w:color="auto"/>
              </w:divBdr>
            </w:div>
            <w:div w:id="1216359316">
              <w:marLeft w:val="0"/>
              <w:marRight w:val="0"/>
              <w:marTop w:val="0"/>
              <w:marBottom w:val="0"/>
              <w:divBdr>
                <w:top w:val="none" w:sz="0" w:space="0" w:color="auto"/>
                <w:left w:val="none" w:sz="0" w:space="0" w:color="auto"/>
                <w:bottom w:val="none" w:sz="0" w:space="0" w:color="auto"/>
                <w:right w:val="none" w:sz="0" w:space="0" w:color="auto"/>
              </w:divBdr>
            </w:div>
            <w:div w:id="1500079307">
              <w:marLeft w:val="0"/>
              <w:marRight w:val="0"/>
              <w:marTop w:val="0"/>
              <w:marBottom w:val="0"/>
              <w:divBdr>
                <w:top w:val="none" w:sz="0" w:space="0" w:color="auto"/>
                <w:left w:val="none" w:sz="0" w:space="0" w:color="auto"/>
                <w:bottom w:val="none" w:sz="0" w:space="0" w:color="auto"/>
                <w:right w:val="none" w:sz="0" w:space="0" w:color="auto"/>
              </w:divBdr>
            </w:div>
            <w:div w:id="1868983157">
              <w:marLeft w:val="0"/>
              <w:marRight w:val="0"/>
              <w:marTop w:val="0"/>
              <w:marBottom w:val="0"/>
              <w:divBdr>
                <w:top w:val="none" w:sz="0" w:space="0" w:color="auto"/>
                <w:left w:val="none" w:sz="0" w:space="0" w:color="auto"/>
                <w:bottom w:val="none" w:sz="0" w:space="0" w:color="auto"/>
                <w:right w:val="none" w:sz="0" w:space="0" w:color="auto"/>
              </w:divBdr>
            </w:div>
            <w:div w:id="112486722">
              <w:marLeft w:val="0"/>
              <w:marRight w:val="0"/>
              <w:marTop w:val="0"/>
              <w:marBottom w:val="0"/>
              <w:divBdr>
                <w:top w:val="none" w:sz="0" w:space="0" w:color="auto"/>
                <w:left w:val="none" w:sz="0" w:space="0" w:color="auto"/>
                <w:bottom w:val="none" w:sz="0" w:space="0" w:color="auto"/>
                <w:right w:val="none" w:sz="0" w:space="0" w:color="auto"/>
              </w:divBdr>
            </w:div>
            <w:div w:id="835921023">
              <w:marLeft w:val="0"/>
              <w:marRight w:val="0"/>
              <w:marTop w:val="0"/>
              <w:marBottom w:val="0"/>
              <w:divBdr>
                <w:top w:val="none" w:sz="0" w:space="0" w:color="auto"/>
                <w:left w:val="none" w:sz="0" w:space="0" w:color="auto"/>
                <w:bottom w:val="none" w:sz="0" w:space="0" w:color="auto"/>
                <w:right w:val="none" w:sz="0" w:space="0" w:color="auto"/>
              </w:divBdr>
            </w:div>
            <w:div w:id="721249166">
              <w:marLeft w:val="0"/>
              <w:marRight w:val="0"/>
              <w:marTop w:val="0"/>
              <w:marBottom w:val="0"/>
              <w:divBdr>
                <w:top w:val="none" w:sz="0" w:space="0" w:color="auto"/>
                <w:left w:val="none" w:sz="0" w:space="0" w:color="auto"/>
                <w:bottom w:val="none" w:sz="0" w:space="0" w:color="auto"/>
                <w:right w:val="none" w:sz="0" w:space="0" w:color="auto"/>
              </w:divBdr>
            </w:div>
            <w:div w:id="1494025092">
              <w:marLeft w:val="0"/>
              <w:marRight w:val="0"/>
              <w:marTop w:val="0"/>
              <w:marBottom w:val="0"/>
              <w:divBdr>
                <w:top w:val="none" w:sz="0" w:space="0" w:color="auto"/>
                <w:left w:val="none" w:sz="0" w:space="0" w:color="auto"/>
                <w:bottom w:val="none" w:sz="0" w:space="0" w:color="auto"/>
                <w:right w:val="none" w:sz="0" w:space="0" w:color="auto"/>
              </w:divBdr>
            </w:div>
            <w:div w:id="1508904471">
              <w:marLeft w:val="0"/>
              <w:marRight w:val="0"/>
              <w:marTop w:val="0"/>
              <w:marBottom w:val="0"/>
              <w:divBdr>
                <w:top w:val="none" w:sz="0" w:space="0" w:color="auto"/>
                <w:left w:val="none" w:sz="0" w:space="0" w:color="auto"/>
                <w:bottom w:val="none" w:sz="0" w:space="0" w:color="auto"/>
                <w:right w:val="none" w:sz="0" w:space="0" w:color="auto"/>
              </w:divBdr>
            </w:div>
            <w:div w:id="230701552">
              <w:marLeft w:val="0"/>
              <w:marRight w:val="0"/>
              <w:marTop w:val="0"/>
              <w:marBottom w:val="0"/>
              <w:divBdr>
                <w:top w:val="none" w:sz="0" w:space="0" w:color="auto"/>
                <w:left w:val="none" w:sz="0" w:space="0" w:color="auto"/>
                <w:bottom w:val="none" w:sz="0" w:space="0" w:color="auto"/>
                <w:right w:val="none" w:sz="0" w:space="0" w:color="auto"/>
              </w:divBdr>
            </w:div>
            <w:div w:id="1008560582">
              <w:marLeft w:val="0"/>
              <w:marRight w:val="0"/>
              <w:marTop w:val="0"/>
              <w:marBottom w:val="0"/>
              <w:divBdr>
                <w:top w:val="none" w:sz="0" w:space="0" w:color="auto"/>
                <w:left w:val="none" w:sz="0" w:space="0" w:color="auto"/>
                <w:bottom w:val="none" w:sz="0" w:space="0" w:color="auto"/>
                <w:right w:val="none" w:sz="0" w:space="0" w:color="auto"/>
              </w:divBdr>
            </w:div>
            <w:div w:id="130363382">
              <w:marLeft w:val="0"/>
              <w:marRight w:val="0"/>
              <w:marTop w:val="0"/>
              <w:marBottom w:val="0"/>
              <w:divBdr>
                <w:top w:val="none" w:sz="0" w:space="0" w:color="auto"/>
                <w:left w:val="none" w:sz="0" w:space="0" w:color="auto"/>
                <w:bottom w:val="none" w:sz="0" w:space="0" w:color="auto"/>
                <w:right w:val="none" w:sz="0" w:space="0" w:color="auto"/>
              </w:divBdr>
            </w:div>
            <w:div w:id="70397698">
              <w:marLeft w:val="0"/>
              <w:marRight w:val="0"/>
              <w:marTop w:val="0"/>
              <w:marBottom w:val="0"/>
              <w:divBdr>
                <w:top w:val="none" w:sz="0" w:space="0" w:color="auto"/>
                <w:left w:val="none" w:sz="0" w:space="0" w:color="auto"/>
                <w:bottom w:val="none" w:sz="0" w:space="0" w:color="auto"/>
                <w:right w:val="none" w:sz="0" w:space="0" w:color="auto"/>
              </w:divBdr>
            </w:div>
            <w:div w:id="126553069">
              <w:marLeft w:val="0"/>
              <w:marRight w:val="0"/>
              <w:marTop w:val="0"/>
              <w:marBottom w:val="0"/>
              <w:divBdr>
                <w:top w:val="none" w:sz="0" w:space="0" w:color="auto"/>
                <w:left w:val="none" w:sz="0" w:space="0" w:color="auto"/>
                <w:bottom w:val="none" w:sz="0" w:space="0" w:color="auto"/>
                <w:right w:val="none" w:sz="0" w:space="0" w:color="auto"/>
              </w:divBdr>
            </w:div>
            <w:div w:id="443575259">
              <w:marLeft w:val="0"/>
              <w:marRight w:val="0"/>
              <w:marTop w:val="0"/>
              <w:marBottom w:val="0"/>
              <w:divBdr>
                <w:top w:val="none" w:sz="0" w:space="0" w:color="auto"/>
                <w:left w:val="none" w:sz="0" w:space="0" w:color="auto"/>
                <w:bottom w:val="none" w:sz="0" w:space="0" w:color="auto"/>
                <w:right w:val="none" w:sz="0" w:space="0" w:color="auto"/>
              </w:divBdr>
            </w:div>
            <w:div w:id="1711417642">
              <w:marLeft w:val="0"/>
              <w:marRight w:val="0"/>
              <w:marTop w:val="0"/>
              <w:marBottom w:val="0"/>
              <w:divBdr>
                <w:top w:val="none" w:sz="0" w:space="0" w:color="auto"/>
                <w:left w:val="none" w:sz="0" w:space="0" w:color="auto"/>
                <w:bottom w:val="none" w:sz="0" w:space="0" w:color="auto"/>
                <w:right w:val="none" w:sz="0" w:space="0" w:color="auto"/>
              </w:divBdr>
            </w:div>
            <w:div w:id="1360082481">
              <w:marLeft w:val="0"/>
              <w:marRight w:val="0"/>
              <w:marTop w:val="0"/>
              <w:marBottom w:val="0"/>
              <w:divBdr>
                <w:top w:val="none" w:sz="0" w:space="0" w:color="auto"/>
                <w:left w:val="none" w:sz="0" w:space="0" w:color="auto"/>
                <w:bottom w:val="none" w:sz="0" w:space="0" w:color="auto"/>
                <w:right w:val="none" w:sz="0" w:space="0" w:color="auto"/>
              </w:divBdr>
            </w:div>
            <w:div w:id="20594100">
              <w:marLeft w:val="0"/>
              <w:marRight w:val="0"/>
              <w:marTop w:val="0"/>
              <w:marBottom w:val="0"/>
              <w:divBdr>
                <w:top w:val="none" w:sz="0" w:space="0" w:color="auto"/>
                <w:left w:val="none" w:sz="0" w:space="0" w:color="auto"/>
                <w:bottom w:val="none" w:sz="0" w:space="0" w:color="auto"/>
                <w:right w:val="none" w:sz="0" w:space="0" w:color="auto"/>
              </w:divBdr>
            </w:div>
            <w:div w:id="1058550854">
              <w:marLeft w:val="0"/>
              <w:marRight w:val="0"/>
              <w:marTop w:val="0"/>
              <w:marBottom w:val="0"/>
              <w:divBdr>
                <w:top w:val="none" w:sz="0" w:space="0" w:color="auto"/>
                <w:left w:val="none" w:sz="0" w:space="0" w:color="auto"/>
                <w:bottom w:val="none" w:sz="0" w:space="0" w:color="auto"/>
                <w:right w:val="none" w:sz="0" w:space="0" w:color="auto"/>
              </w:divBdr>
            </w:div>
            <w:div w:id="172112623">
              <w:marLeft w:val="0"/>
              <w:marRight w:val="0"/>
              <w:marTop w:val="0"/>
              <w:marBottom w:val="0"/>
              <w:divBdr>
                <w:top w:val="none" w:sz="0" w:space="0" w:color="auto"/>
                <w:left w:val="none" w:sz="0" w:space="0" w:color="auto"/>
                <w:bottom w:val="none" w:sz="0" w:space="0" w:color="auto"/>
                <w:right w:val="none" w:sz="0" w:space="0" w:color="auto"/>
              </w:divBdr>
            </w:div>
            <w:div w:id="36320066">
              <w:marLeft w:val="0"/>
              <w:marRight w:val="0"/>
              <w:marTop w:val="0"/>
              <w:marBottom w:val="0"/>
              <w:divBdr>
                <w:top w:val="none" w:sz="0" w:space="0" w:color="auto"/>
                <w:left w:val="none" w:sz="0" w:space="0" w:color="auto"/>
                <w:bottom w:val="none" w:sz="0" w:space="0" w:color="auto"/>
                <w:right w:val="none" w:sz="0" w:space="0" w:color="auto"/>
              </w:divBdr>
            </w:div>
            <w:div w:id="2002418878">
              <w:marLeft w:val="0"/>
              <w:marRight w:val="0"/>
              <w:marTop w:val="0"/>
              <w:marBottom w:val="0"/>
              <w:divBdr>
                <w:top w:val="none" w:sz="0" w:space="0" w:color="auto"/>
                <w:left w:val="none" w:sz="0" w:space="0" w:color="auto"/>
                <w:bottom w:val="none" w:sz="0" w:space="0" w:color="auto"/>
                <w:right w:val="none" w:sz="0" w:space="0" w:color="auto"/>
              </w:divBdr>
            </w:div>
            <w:div w:id="620234711">
              <w:marLeft w:val="0"/>
              <w:marRight w:val="0"/>
              <w:marTop w:val="0"/>
              <w:marBottom w:val="0"/>
              <w:divBdr>
                <w:top w:val="none" w:sz="0" w:space="0" w:color="auto"/>
                <w:left w:val="none" w:sz="0" w:space="0" w:color="auto"/>
                <w:bottom w:val="none" w:sz="0" w:space="0" w:color="auto"/>
                <w:right w:val="none" w:sz="0" w:space="0" w:color="auto"/>
              </w:divBdr>
            </w:div>
            <w:div w:id="1155029936">
              <w:marLeft w:val="0"/>
              <w:marRight w:val="0"/>
              <w:marTop w:val="0"/>
              <w:marBottom w:val="0"/>
              <w:divBdr>
                <w:top w:val="none" w:sz="0" w:space="0" w:color="auto"/>
                <w:left w:val="none" w:sz="0" w:space="0" w:color="auto"/>
                <w:bottom w:val="none" w:sz="0" w:space="0" w:color="auto"/>
                <w:right w:val="none" w:sz="0" w:space="0" w:color="auto"/>
              </w:divBdr>
            </w:div>
            <w:div w:id="560365229">
              <w:marLeft w:val="0"/>
              <w:marRight w:val="0"/>
              <w:marTop w:val="0"/>
              <w:marBottom w:val="0"/>
              <w:divBdr>
                <w:top w:val="none" w:sz="0" w:space="0" w:color="auto"/>
                <w:left w:val="none" w:sz="0" w:space="0" w:color="auto"/>
                <w:bottom w:val="none" w:sz="0" w:space="0" w:color="auto"/>
                <w:right w:val="none" w:sz="0" w:space="0" w:color="auto"/>
              </w:divBdr>
            </w:div>
            <w:div w:id="1800799181">
              <w:marLeft w:val="0"/>
              <w:marRight w:val="0"/>
              <w:marTop w:val="0"/>
              <w:marBottom w:val="0"/>
              <w:divBdr>
                <w:top w:val="none" w:sz="0" w:space="0" w:color="auto"/>
                <w:left w:val="none" w:sz="0" w:space="0" w:color="auto"/>
                <w:bottom w:val="none" w:sz="0" w:space="0" w:color="auto"/>
                <w:right w:val="none" w:sz="0" w:space="0" w:color="auto"/>
              </w:divBdr>
            </w:div>
            <w:div w:id="1726173340">
              <w:marLeft w:val="0"/>
              <w:marRight w:val="0"/>
              <w:marTop w:val="0"/>
              <w:marBottom w:val="0"/>
              <w:divBdr>
                <w:top w:val="none" w:sz="0" w:space="0" w:color="auto"/>
                <w:left w:val="none" w:sz="0" w:space="0" w:color="auto"/>
                <w:bottom w:val="none" w:sz="0" w:space="0" w:color="auto"/>
                <w:right w:val="none" w:sz="0" w:space="0" w:color="auto"/>
              </w:divBdr>
            </w:div>
            <w:div w:id="476994489">
              <w:marLeft w:val="0"/>
              <w:marRight w:val="0"/>
              <w:marTop w:val="0"/>
              <w:marBottom w:val="0"/>
              <w:divBdr>
                <w:top w:val="none" w:sz="0" w:space="0" w:color="auto"/>
                <w:left w:val="none" w:sz="0" w:space="0" w:color="auto"/>
                <w:bottom w:val="none" w:sz="0" w:space="0" w:color="auto"/>
                <w:right w:val="none" w:sz="0" w:space="0" w:color="auto"/>
              </w:divBdr>
            </w:div>
            <w:div w:id="2095783714">
              <w:marLeft w:val="0"/>
              <w:marRight w:val="0"/>
              <w:marTop w:val="0"/>
              <w:marBottom w:val="0"/>
              <w:divBdr>
                <w:top w:val="none" w:sz="0" w:space="0" w:color="auto"/>
                <w:left w:val="none" w:sz="0" w:space="0" w:color="auto"/>
                <w:bottom w:val="none" w:sz="0" w:space="0" w:color="auto"/>
                <w:right w:val="none" w:sz="0" w:space="0" w:color="auto"/>
              </w:divBdr>
            </w:div>
            <w:div w:id="1753620231">
              <w:marLeft w:val="0"/>
              <w:marRight w:val="0"/>
              <w:marTop w:val="0"/>
              <w:marBottom w:val="0"/>
              <w:divBdr>
                <w:top w:val="none" w:sz="0" w:space="0" w:color="auto"/>
                <w:left w:val="none" w:sz="0" w:space="0" w:color="auto"/>
                <w:bottom w:val="none" w:sz="0" w:space="0" w:color="auto"/>
                <w:right w:val="none" w:sz="0" w:space="0" w:color="auto"/>
              </w:divBdr>
            </w:div>
            <w:div w:id="1663585383">
              <w:marLeft w:val="0"/>
              <w:marRight w:val="0"/>
              <w:marTop w:val="0"/>
              <w:marBottom w:val="0"/>
              <w:divBdr>
                <w:top w:val="none" w:sz="0" w:space="0" w:color="auto"/>
                <w:left w:val="none" w:sz="0" w:space="0" w:color="auto"/>
                <w:bottom w:val="none" w:sz="0" w:space="0" w:color="auto"/>
                <w:right w:val="none" w:sz="0" w:space="0" w:color="auto"/>
              </w:divBdr>
            </w:div>
            <w:div w:id="945619241">
              <w:marLeft w:val="0"/>
              <w:marRight w:val="0"/>
              <w:marTop w:val="0"/>
              <w:marBottom w:val="0"/>
              <w:divBdr>
                <w:top w:val="none" w:sz="0" w:space="0" w:color="auto"/>
                <w:left w:val="none" w:sz="0" w:space="0" w:color="auto"/>
                <w:bottom w:val="none" w:sz="0" w:space="0" w:color="auto"/>
                <w:right w:val="none" w:sz="0" w:space="0" w:color="auto"/>
              </w:divBdr>
            </w:div>
            <w:div w:id="140731145">
              <w:marLeft w:val="0"/>
              <w:marRight w:val="0"/>
              <w:marTop w:val="0"/>
              <w:marBottom w:val="0"/>
              <w:divBdr>
                <w:top w:val="none" w:sz="0" w:space="0" w:color="auto"/>
                <w:left w:val="none" w:sz="0" w:space="0" w:color="auto"/>
                <w:bottom w:val="none" w:sz="0" w:space="0" w:color="auto"/>
                <w:right w:val="none" w:sz="0" w:space="0" w:color="auto"/>
              </w:divBdr>
            </w:div>
            <w:div w:id="1688170281">
              <w:marLeft w:val="0"/>
              <w:marRight w:val="0"/>
              <w:marTop w:val="0"/>
              <w:marBottom w:val="0"/>
              <w:divBdr>
                <w:top w:val="none" w:sz="0" w:space="0" w:color="auto"/>
                <w:left w:val="none" w:sz="0" w:space="0" w:color="auto"/>
                <w:bottom w:val="none" w:sz="0" w:space="0" w:color="auto"/>
                <w:right w:val="none" w:sz="0" w:space="0" w:color="auto"/>
              </w:divBdr>
            </w:div>
            <w:div w:id="647443768">
              <w:marLeft w:val="0"/>
              <w:marRight w:val="0"/>
              <w:marTop w:val="0"/>
              <w:marBottom w:val="0"/>
              <w:divBdr>
                <w:top w:val="none" w:sz="0" w:space="0" w:color="auto"/>
                <w:left w:val="none" w:sz="0" w:space="0" w:color="auto"/>
                <w:bottom w:val="none" w:sz="0" w:space="0" w:color="auto"/>
                <w:right w:val="none" w:sz="0" w:space="0" w:color="auto"/>
              </w:divBdr>
            </w:div>
            <w:div w:id="1327441828">
              <w:marLeft w:val="0"/>
              <w:marRight w:val="0"/>
              <w:marTop w:val="0"/>
              <w:marBottom w:val="0"/>
              <w:divBdr>
                <w:top w:val="none" w:sz="0" w:space="0" w:color="auto"/>
                <w:left w:val="none" w:sz="0" w:space="0" w:color="auto"/>
                <w:bottom w:val="none" w:sz="0" w:space="0" w:color="auto"/>
                <w:right w:val="none" w:sz="0" w:space="0" w:color="auto"/>
              </w:divBdr>
            </w:div>
            <w:div w:id="1588148483">
              <w:marLeft w:val="0"/>
              <w:marRight w:val="0"/>
              <w:marTop w:val="0"/>
              <w:marBottom w:val="0"/>
              <w:divBdr>
                <w:top w:val="none" w:sz="0" w:space="0" w:color="auto"/>
                <w:left w:val="none" w:sz="0" w:space="0" w:color="auto"/>
                <w:bottom w:val="none" w:sz="0" w:space="0" w:color="auto"/>
                <w:right w:val="none" w:sz="0" w:space="0" w:color="auto"/>
              </w:divBdr>
            </w:div>
            <w:div w:id="811562049">
              <w:marLeft w:val="0"/>
              <w:marRight w:val="0"/>
              <w:marTop w:val="0"/>
              <w:marBottom w:val="0"/>
              <w:divBdr>
                <w:top w:val="none" w:sz="0" w:space="0" w:color="auto"/>
                <w:left w:val="none" w:sz="0" w:space="0" w:color="auto"/>
                <w:bottom w:val="none" w:sz="0" w:space="0" w:color="auto"/>
                <w:right w:val="none" w:sz="0" w:space="0" w:color="auto"/>
              </w:divBdr>
            </w:div>
            <w:div w:id="191573974">
              <w:marLeft w:val="0"/>
              <w:marRight w:val="0"/>
              <w:marTop w:val="0"/>
              <w:marBottom w:val="0"/>
              <w:divBdr>
                <w:top w:val="none" w:sz="0" w:space="0" w:color="auto"/>
                <w:left w:val="none" w:sz="0" w:space="0" w:color="auto"/>
                <w:bottom w:val="none" w:sz="0" w:space="0" w:color="auto"/>
                <w:right w:val="none" w:sz="0" w:space="0" w:color="auto"/>
              </w:divBdr>
            </w:div>
            <w:div w:id="1117261802">
              <w:marLeft w:val="0"/>
              <w:marRight w:val="0"/>
              <w:marTop w:val="0"/>
              <w:marBottom w:val="0"/>
              <w:divBdr>
                <w:top w:val="none" w:sz="0" w:space="0" w:color="auto"/>
                <w:left w:val="none" w:sz="0" w:space="0" w:color="auto"/>
                <w:bottom w:val="none" w:sz="0" w:space="0" w:color="auto"/>
                <w:right w:val="none" w:sz="0" w:space="0" w:color="auto"/>
              </w:divBdr>
            </w:div>
            <w:div w:id="119341246">
              <w:marLeft w:val="0"/>
              <w:marRight w:val="0"/>
              <w:marTop w:val="0"/>
              <w:marBottom w:val="0"/>
              <w:divBdr>
                <w:top w:val="none" w:sz="0" w:space="0" w:color="auto"/>
                <w:left w:val="none" w:sz="0" w:space="0" w:color="auto"/>
                <w:bottom w:val="none" w:sz="0" w:space="0" w:color="auto"/>
                <w:right w:val="none" w:sz="0" w:space="0" w:color="auto"/>
              </w:divBdr>
            </w:div>
            <w:div w:id="1996494379">
              <w:marLeft w:val="0"/>
              <w:marRight w:val="0"/>
              <w:marTop w:val="0"/>
              <w:marBottom w:val="0"/>
              <w:divBdr>
                <w:top w:val="none" w:sz="0" w:space="0" w:color="auto"/>
                <w:left w:val="none" w:sz="0" w:space="0" w:color="auto"/>
                <w:bottom w:val="none" w:sz="0" w:space="0" w:color="auto"/>
                <w:right w:val="none" w:sz="0" w:space="0" w:color="auto"/>
              </w:divBdr>
            </w:div>
            <w:div w:id="1963728354">
              <w:marLeft w:val="0"/>
              <w:marRight w:val="0"/>
              <w:marTop w:val="0"/>
              <w:marBottom w:val="0"/>
              <w:divBdr>
                <w:top w:val="none" w:sz="0" w:space="0" w:color="auto"/>
                <w:left w:val="none" w:sz="0" w:space="0" w:color="auto"/>
                <w:bottom w:val="none" w:sz="0" w:space="0" w:color="auto"/>
                <w:right w:val="none" w:sz="0" w:space="0" w:color="auto"/>
              </w:divBdr>
            </w:div>
            <w:div w:id="2065836915">
              <w:marLeft w:val="0"/>
              <w:marRight w:val="0"/>
              <w:marTop w:val="0"/>
              <w:marBottom w:val="0"/>
              <w:divBdr>
                <w:top w:val="none" w:sz="0" w:space="0" w:color="auto"/>
                <w:left w:val="none" w:sz="0" w:space="0" w:color="auto"/>
                <w:bottom w:val="none" w:sz="0" w:space="0" w:color="auto"/>
                <w:right w:val="none" w:sz="0" w:space="0" w:color="auto"/>
              </w:divBdr>
            </w:div>
            <w:div w:id="1938171367">
              <w:marLeft w:val="0"/>
              <w:marRight w:val="0"/>
              <w:marTop w:val="0"/>
              <w:marBottom w:val="0"/>
              <w:divBdr>
                <w:top w:val="none" w:sz="0" w:space="0" w:color="auto"/>
                <w:left w:val="none" w:sz="0" w:space="0" w:color="auto"/>
                <w:bottom w:val="none" w:sz="0" w:space="0" w:color="auto"/>
                <w:right w:val="none" w:sz="0" w:space="0" w:color="auto"/>
              </w:divBdr>
            </w:div>
            <w:div w:id="271520771">
              <w:marLeft w:val="0"/>
              <w:marRight w:val="0"/>
              <w:marTop w:val="0"/>
              <w:marBottom w:val="0"/>
              <w:divBdr>
                <w:top w:val="none" w:sz="0" w:space="0" w:color="auto"/>
                <w:left w:val="none" w:sz="0" w:space="0" w:color="auto"/>
                <w:bottom w:val="none" w:sz="0" w:space="0" w:color="auto"/>
                <w:right w:val="none" w:sz="0" w:space="0" w:color="auto"/>
              </w:divBdr>
            </w:div>
            <w:div w:id="1097024454">
              <w:marLeft w:val="0"/>
              <w:marRight w:val="0"/>
              <w:marTop w:val="0"/>
              <w:marBottom w:val="0"/>
              <w:divBdr>
                <w:top w:val="none" w:sz="0" w:space="0" w:color="auto"/>
                <w:left w:val="none" w:sz="0" w:space="0" w:color="auto"/>
                <w:bottom w:val="none" w:sz="0" w:space="0" w:color="auto"/>
                <w:right w:val="none" w:sz="0" w:space="0" w:color="auto"/>
              </w:divBdr>
            </w:div>
            <w:div w:id="334496883">
              <w:marLeft w:val="0"/>
              <w:marRight w:val="0"/>
              <w:marTop w:val="0"/>
              <w:marBottom w:val="0"/>
              <w:divBdr>
                <w:top w:val="none" w:sz="0" w:space="0" w:color="auto"/>
                <w:left w:val="none" w:sz="0" w:space="0" w:color="auto"/>
                <w:bottom w:val="none" w:sz="0" w:space="0" w:color="auto"/>
                <w:right w:val="none" w:sz="0" w:space="0" w:color="auto"/>
              </w:divBdr>
            </w:div>
            <w:div w:id="703555666">
              <w:marLeft w:val="0"/>
              <w:marRight w:val="0"/>
              <w:marTop w:val="0"/>
              <w:marBottom w:val="0"/>
              <w:divBdr>
                <w:top w:val="none" w:sz="0" w:space="0" w:color="auto"/>
                <w:left w:val="none" w:sz="0" w:space="0" w:color="auto"/>
                <w:bottom w:val="none" w:sz="0" w:space="0" w:color="auto"/>
                <w:right w:val="none" w:sz="0" w:space="0" w:color="auto"/>
              </w:divBdr>
            </w:div>
            <w:div w:id="1019047281">
              <w:marLeft w:val="0"/>
              <w:marRight w:val="0"/>
              <w:marTop w:val="0"/>
              <w:marBottom w:val="0"/>
              <w:divBdr>
                <w:top w:val="none" w:sz="0" w:space="0" w:color="auto"/>
                <w:left w:val="none" w:sz="0" w:space="0" w:color="auto"/>
                <w:bottom w:val="none" w:sz="0" w:space="0" w:color="auto"/>
                <w:right w:val="none" w:sz="0" w:space="0" w:color="auto"/>
              </w:divBdr>
            </w:div>
            <w:div w:id="900677054">
              <w:marLeft w:val="0"/>
              <w:marRight w:val="0"/>
              <w:marTop w:val="0"/>
              <w:marBottom w:val="0"/>
              <w:divBdr>
                <w:top w:val="none" w:sz="0" w:space="0" w:color="auto"/>
                <w:left w:val="none" w:sz="0" w:space="0" w:color="auto"/>
                <w:bottom w:val="none" w:sz="0" w:space="0" w:color="auto"/>
                <w:right w:val="none" w:sz="0" w:space="0" w:color="auto"/>
              </w:divBdr>
            </w:div>
            <w:div w:id="1023705031">
              <w:marLeft w:val="0"/>
              <w:marRight w:val="0"/>
              <w:marTop w:val="0"/>
              <w:marBottom w:val="0"/>
              <w:divBdr>
                <w:top w:val="none" w:sz="0" w:space="0" w:color="auto"/>
                <w:left w:val="none" w:sz="0" w:space="0" w:color="auto"/>
                <w:bottom w:val="none" w:sz="0" w:space="0" w:color="auto"/>
                <w:right w:val="none" w:sz="0" w:space="0" w:color="auto"/>
              </w:divBdr>
            </w:div>
            <w:div w:id="811992449">
              <w:marLeft w:val="0"/>
              <w:marRight w:val="0"/>
              <w:marTop w:val="0"/>
              <w:marBottom w:val="0"/>
              <w:divBdr>
                <w:top w:val="none" w:sz="0" w:space="0" w:color="auto"/>
                <w:left w:val="none" w:sz="0" w:space="0" w:color="auto"/>
                <w:bottom w:val="none" w:sz="0" w:space="0" w:color="auto"/>
                <w:right w:val="none" w:sz="0" w:space="0" w:color="auto"/>
              </w:divBdr>
            </w:div>
            <w:div w:id="766272127">
              <w:marLeft w:val="0"/>
              <w:marRight w:val="0"/>
              <w:marTop w:val="0"/>
              <w:marBottom w:val="0"/>
              <w:divBdr>
                <w:top w:val="none" w:sz="0" w:space="0" w:color="auto"/>
                <w:left w:val="none" w:sz="0" w:space="0" w:color="auto"/>
                <w:bottom w:val="none" w:sz="0" w:space="0" w:color="auto"/>
                <w:right w:val="none" w:sz="0" w:space="0" w:color="auto"/>
              </w:divBdr>
            </w:div>
            <w:div w:id="1150705786">
              <w:marLeft w:val="0"/>
              <w:marRight w:val="0"/>
              <w:marTop w:val="0"/>
              <w:marBottom w:val="0"/>
              <w:divBdr>
                <w:top w:val="none" w:sz="0" w:space="0" w:color="auto"/>
                <w:left w:val="none" w:sz="0" w:space="0" w:color="auto"/>
                <w:bottom w:val="none" w:sz="0" w:space="0" w:color="auto"/>
                <w:right w:val="none" w:sz="0" w:space="0" w:color="auto"/>
              </w:divBdr>
            </w:div>
            <w:div w:id="1401102283">
              <w:marLeft w:val="0"/>
              <w:marRight w:val="0"/>
              <w:marTop w:val="0"/>
              <w:marBottom w:val="0"/>
              <w:divBdr>
                <w:top w:val="none" w:sz="0" w:space="0" w:color="auto"/>
                <w:left w:val="none" w:sz="0" w:space="0" w:color="auto"/>
                <w:bottom w:val="none" w:sz="0" w:space="0" w:color="auto"/>
                <w:right w:val="none" w:sz="0" w:space="0" w:color="auto"/>
              </w:divBdr>
            </w:div>
            <w:div w:id="1057169650">
              <w:marLeft w:val="0"/>
              <w:marRight w:val="0"/>
              <w:marTop w:val="0"/>
              <w:marBottom w:val="0"/>
              <w:divBdr>
                <w:top w:val="none" w:sz="0" w:space="0" w:color="auto"/>
                <w:left w:val="none" w:sz="0" w:space="0" w:color="auto"/>
                <w:bottom w:val="none" w:sz="0" w:space="0" w:color="auto"/>
                <w:right w:val="none" w:sz="0" w:space="0" w:color="auto"/>
              </w:divBdr>
            </w:div>
            <w:div w:id="1686133217">
              <w:marLeft w:val="0"/>
              <w:marRight w:val="0"/>
              <w:marTop w:val="0"/>
              <w:marBottom w:val="0"/>
              <w:divBdr>
                <w:top w:val="none" w:sz="0" w:space="0" w:color="auto"/>
                <w:left w:val="none" w:sz="0" w:space="0" w:color="auto"/>
                <w:bottom w:val="none" w:sz="0" w:space="0" w:color="auto"/>
                <w:right w:val="none" w:sz="0" w:space="0" w:color="auto"/>
              </w:divBdr>
            </w:div>
            <w:div w:id="1080568254">
              <w:marLeft w:val="0"/>
              <w:marRight w:val="0"/>
              <w:marTop w:val="0"/>
              <w:marBottom w:val="0"/>
              <w:divBdr>
                <w:top w:val="none" w:sz="0" w:space="0" w:color="auto"/>
                <w:left w:val="none" w:sz="0" w:space="0" w:color="auto"/>
                <w:bottom w:val="none" w:sz="0" w:space="0" w:color="auto"/>
                <w:right w:val="none" w:sz="0" w:space="0" w:color="auto"/>
              </w:divBdr>
            </w:div>
            <w:div w:id="1841383992">
              <w:marLeft w:val="0"/>
              <w:marRight w:val="0"/>
              <w:marTop w:val="0"/>
              <w:marBottom w:val="0"/>
              <w:divBdr>
                <w:top w:val="none" w:sz="0" w:space="0" w:color="auto"/>
                <w:left w:val="none" w:sz="0" w:space="0" w:color="auto"/>
                <w:bottom w:val="none" w:sz="0" w:space="0" w:color="auto"/>
                <w:right w:val="none" w:sz="0" w:space="0" w:color="auto"/>
              </w:divBdr>
            </w:div>
            <w:div w:id="1814256475">
              <w:marLeft w:val="0"/>
              <w:marRight w:val="0"/>
              <w:marTop w:val="0"/>
              <w:marBottom w:val="0"/>
              <w:divBdr>
                <w:top w:val="none" w:sz="0" w:space="0" w:color="auto"/>
                <w:left w:val="none" w:sz="0" w:space="0" w:color="auto"/>
                <w:bottom w:val="none" w:sz="0" w:space="0" w:color="auto"/>
                <w:right w:val="none" w:sz="0" w:space="0" w:color="auto"/>
              </w:divBdr>
            </w:div>
            <w:div w:id="1451170087">
              <w:marLeft w:val="0"/>
              <w:marRight w:val="0"/>
              <w:marTop w:val="0"/>
              <w:marBottom w:val="0"/>
              <w:divBdr>
                <w:top w:val="none" w:sz="0" w:space="0" w:color="auto"/>
                <w:left w:val="none" w:sz="0" w:space="0" w:color="auto"/>
                <w:bottom w:val="none" w:sz="0" w:space="0" w:color="auto"/>
                <w:right w:val="none" w:sz="0" w:space="0" w:color="auto"/>
              </w:divBdr>
            </w:div>
            <w:div w:id="1981692371">
              <w:marLeft w:val="0"/>
              <w:marRight w:val="0"/>
              <w:marTop w:val="0"/>
              <w:marBottom w:val="0"/>
              <w:divBdr>
                <w:top w:val="none" w:sz="0" w:space="0" w:color="auto"/>
                <w:left w:val="none" w:sz="0" w:space="0" w:color="auto"/>
                <w:bottom w:val="none" w:sz="0" w:space="0" w:color="auto"/>
                <w:right w:val="none" w:sz="0" w:space="0" w:color="auto"/>
              </w:divBdr>
            </w:div>
            <w:div w:id="1639338850">
              <w:marLeft w:val="0"/>
              <w:marRight w:val="0"/>
              <w:marTop w:val="0"/>
              <w:marBottom w:val="0"/>
              <w:divBdr>
                <w:top w:val="none" w:sz="0" w:space="0" w:color="auto"/>
                <w:left w:val="none" w:sz="0" w:space="0" w:color="auto"/>
                <w:bottom w:val="none" w:sz="0" w:space="0" w:color="auto"/>
                <w:right w:val="none" w:sz="0" w:space="0" w:color="auto"/>
              </w:divBdr>
            </w:div>
            <w:div w:id="3216241">
              <w:marLeft w:val="0"/>
              <w:marRight w:val="0"/>
              <w:marTop w:val="0"/>
              <w:marBottom w:val="0"/>
              <w:divBdr>
                <w:top w:val="none" w:sz="0" w:space="0" w:color="auto"/>
                <w:left w:val="none" w:sz="0" w:space="0" w:color="auto"/>
                <w:bottom w:val="none" w:sz="0" w:space="0" w:color="auto"/>
                <w:right w:val="none" w:sz="0" w:space="0" w:color="auto"/>
              </w:divBdr>
            </w:div>
            <w:div w:id="1409764079">
              <w:marLeft w:val="0"/>
              <w:marRight w:val="0"/>
              <w:marTop w:val="0"/>
              <w:marBottom w:val="0"/>
              <w:divBdr>
                <w:top w:val="none" w:sz="0" w:space="0" w:color="auto"/>
                <w:left w:val="none" w:sz="0" w:space="0" w:color="auto"/>
                <w:bottom w:val="none" w:sz="0" w:space="0" w:color="auto"/>
                <w:right w:val="none" w:sz="0" w:space="0" w:color="auto"/>
              </w:divBdr>
            </w:div>
            <w:div w:id="1204904799">
              <w:marLeft w:val="0"/>
              <w:marRight w:val="0"/>
              <w:marTop w:val="0"/>
              <w:marBottom w:val="0"/>
              <w:divBdr>
                <w:top w:val="none" w:sz="0" w:space="0" w:color="auto"/>
                <w:left w:val="none" w:sz="0" w:space="0" w:color="auto"/>
                <w:bottom w:val="none" w:sz="0" w:space="0" w:color="auto"/>
                <w:right w:val="none" w:sz="0" w:space="0" w:color="auto"/>
              </w:divBdr>
            </w:div>
            <w:div w:id="1513832827">
              <w:marLeft w:val="0"/>
              <w:marRight w:val="0"/>
              <w:marTop w:val="0"/>
              <w:marBottom w:val="0"/>
              <w:divBdr>
                <w:top w:val="none" w:sz="0" w:space="0" w:color="auto"/>
                <w:left w:val="none" w:sz="0" w:space="0" w:color="auto"/>
                <w:bottom w:val="none" w:sz="0" w:space="0" w:color="auto"/>
                <w:right w:val="none" w:sz="0" w:space="0" w:color="auto"/>
              </w:divBdr>
            </w:div>
            <w:div w:id="736900888">
              <w:marLeft w:val="0"/>
              <w:marRight w:val="0"/>
              <w:marTop w:val="0"/>
              <w:marBottom w:val="0"/>
              <w:divBdr>
                <w:top w:val="none" w:sz="0" w:space="0" w:color="auto"/>
                <w:left w:val="none" w:sz="0" w:space="0" w:color="auto"/>
                <w:bottom w:val="none" w:sz="0" w:space="0" w:color="auto"/>
                <w:right w:val="none" w:sz="0" w:space="0" w:color="auto"/>
              </w:divBdr>
            </w:div>
            <w:div w:id="918172070">
              <w:marLeft w:val="0"/>
              <w:marRight w:val="0"/>
              <w:marTop w:val="0"/>
              <w:marBottom w:val="0"/>
              <w:divBdr>
                <w:top w:val="none" w:sz="0" w:space="0" w:color="auto"/>
                <w:left w:val="none" w:sz="0" w:space="0" w:color="auto"/>
                <w:bottom w:val="none" w:sz="0" w:space="0" w:color="auto"/>
                <w:right w:val="none" w:sz="0" w:space="0" w:color="auto"/>
              </w:divBdr>
            </w:div>
            <w:div w:id="898173561">
              <w:marLeft w:val="0"/>
              <w:marRight w:val="0"/>
              <w:marTop w:val="0"/>
              <w:marBottom w:val="0"/>
              <w:divBdr>
                <w:top w:val="none" w:sz="0" w:space="0" w:color="auto"/>
                <w:left w:val="none" w:sz="0" w:space="0" w:color="auto"/>
                <w:bottom w:val="none" w:sz="0" w:space="0" w:color="auto"/>
                <w:right w:val="none" w:sz="0" w:space="0" w:color="auto"/>
              </w:divBdr>
            </w:div>
            <w:div w:id="1171987246">
              <w:marLeft w:val="0"/>
              <w:marRight w:val="0"/>
              <w:marTop w:val="0"/>
              <w:marBottom w:val="0"/>
              <w:divBdr>
                <w:top w:val="none" w:sz="0" w:space="0" w:color="auto"/>
                <w:left w:val="none" w:sz="0" w:space="0" w:color="auto"/>
                <w:bottom w:val="none" w:sz="0" w:space="0" w:color="auto"/>
                <w:right w:val="none" w:sz="0" w:space="0" w:color="auto"/>
              </w:divBdr>
            </w:div>
            <w:div w:id="897545734">
              <w:marLeft w:val="0"/>
              <w:marRight w:val="0"/>
              <w:marTop w:val="0"/>
              <w:marBottom w:val="0"/>
              <w:divBdr>
                <w:top w:val="none" w:sz="0" w:space="0" w:color="auto"/>
                <w:left w:val="none" w:sz="0" w:space="0" w:color="auto"/>
                <w:bottom w:val="none" w:sz="0" w:space="0" w:color="auto"/>
                <w:right w:val="none" w:sz="0" w:space="0" w:color="auto"/>
              </w:divBdr>
            </w:div>
            <w:div w:id="2030795611">
              <w:marLeft w:val="0"/>
              <w:marRight w:val="0"/>
              <w:marTop w:val="0"/>
              <w:marBottom w:val="0"/>
              <w:divBdr>
                <w:top w:val="none" w:sz="0" w:space="0" w:color="auto"/>
                <w:left w:val="none" w:sz="0" w:space="0" w:color="auto"/>
                <w:bottom w:val="none" w:sz="0" w:space="0" w:color="auto"/>
                <w:right w:val="none" w:sz="0" w:space="0" w:color="auto"/>
              </w:divBdr>
            </w:div>
            <w:div w:id="1825702111">
              <w:marLeft w:val="0"/>
              <w:marRight w:val="0"/>
              <w:marTop w:val="0"/>
              <w:marBottom w:val="0"/>
              <w:divBdr>
                <w:top w:val="none" w:sz="0" w:space="0" w:color="auto"/>
                <w:left w:val="none" w:sz="0" w:space="0" w:color="auto"/>
                <w:bottom w:val="none" w:sz="0" w:space="0" w:color="auto"/>
                <w:right w:val="none" w:sz="0" w:space="0" w:color="auto"/>
              </w:divBdr>
            </w:div>
            <w:div w:id="1997107027">
              <w:marLeft w:val="0"/>
              <w:marRight w:val="0"/>
              <w:marTop w:val="0"/>
              <w:marBottom w:val="0"/>
              <w:divBdr>
                <w:top w:val="none" w:sz="0" w:space="0" w:color="auto"/>
                <w:left w:val="none" w:sz="0" w:space="0" w:color="auto"/>
                <w:bottom w:val="none" w:sz="0" w:space="0" w:color="auto"/>
                <w:right w:val="none" w:sz="0" w:space="0" w:color="auto"/>
              </w:divBdr>
            </w:div>
            <w:div w:id="1668747769">
              <w:marLeft w:val="0"/>
              <w:marRight w:val="0"/>
              <w:marTop w:val="0"/>
              <w:marBottom w:val="0"/>
              <w:divBdr>
                <w:top w:val="none" w:sz="0" w:space="0" w:color="auto"/>
                <w:left w:val="none" w:sz="0" w:space="0" w:color="auto"/>
                <w:bottom w:val="none" w:sz="0" w:space="0" w:color="auto"/>
                <w:right w:val="none" w:sz="0" w:space="0" w:color="auto"/>
              </w:divBdr>
            </w:div>
            <w:div w:id="267474335">
              <w:marLeft w:val="0"/>
              <w:marRight w:val="0"/>
              <w:marTop w:val="0"/>
              <w:marBottom w:val="0"/>
              <w:divBdr>
                <w:top w:val="none" w:sz="0" w:space="0" w:color="auto"/>
                <w:left w:val="none" w:sz="0" w:space="0" w:color="auto"/>
                <w:bottom w:val="none" w:sz="0" w:space="0" w:color="auto"/>
                <w:right w:val="none" w:sz="0" w:space="0" w:color="auto"/>
              </w:divBdr>
            </w:div>
            <w:div w:id="1310094102">
              <w:marLeft w:val="0"/>
              <w:marRight w:val="0"/>
              <w:marTop w:val="0"/>
              <w:marBottom w:val="0"/>
              <w:divBdr>
                <w:top w:val="none" w:sz="0" w:space="0" w:color="auto"/>
                <w:left w:val="none" w:sz="0" w:space="0" w:color="auto"/>
                <w:bottom w:val="none" w:sz="0" w:space="0" w:color="auto"/>
                <w:right w:val="none" w:sz="0" w:space="0" w:color="auto"/>
              </w:divBdr>
            </w:div>
            <w:div w:id="737940247">
              <w:marLeft w:val="0"/>
              <w:marRight w:val="0"/>
              <w:marTop w:val="0"/>
              <w:marBottom w:val="0"/>
              <w:divBdr>
                <w:top w:val="none" w:sz="0" w:space="0" w:color="auto"/>
                <w:left w:val="none" w:sz="0" w:space="0" w:color="auto"/>
                <w:bottom w:val="none" w:sz="0" w:space="0" w:color="auto"/>
                <w:right w:val="none" w:sz="0" w:space="0" w:color="auto"/>
              </w:divBdr>
            </w:div>
            <w:div w:id="1869945199">
              <w:marLeft w:val="0"/>
              <w:marRight w:val="0"/>
              <w:marTop w:val="0"/>
              <w:marBottom w:val="0"/>
              <w:divBdr>
                <w:top w:val="none" w:sz="0" w:space="0" w:color="auto"/>
                <w:left w:val="none" w:sz="0" w:space="0" w:color="auto"/>
                <w:bottom w:val="none" w:sz="0" w:space="0" w:color="auto"/>
                <w:right w:val="none" w:sz="0" w:space="0" w:color="auto"/>
              </w:divBdr>
            </w:div>
            <w:div w:id="1384988064">
              <w:marLeft w:val="0"/>
              <w:marRight w:val="0"/>
              <w:marTop w:val="0"/>
              <w:marBottom w:val="0"/>
              <w:divBdr>
                <w:top w:val="none" w:sz="0" w:space="0" w:color="auto"/>
                <w:left w:val="none" w:sz="0" w:space="0" w:color="auto"/>
                <w:bottom w:val="none" w:sz="0" w:space="0" w:color="auto"/>
                <w:right w:val="none" w:sz="0" w:space="0" w:color="auto"/>
              </w:divBdr>
            </w:div>
            <w:div w:id="1173571481">
              <w:marLeft w:val="0"/>
              <w:marRight w:val="0"/>
              <w:marTop w:val="0"/>
              <w:marBottom w:val="0"/>
              <w:divBdr>
                <w:top w:val="none" w:sz="0" w:space="0" w:color="auto"/>
                <w:left w:val="none" w:sz="0" w:space="0" w:color="auto"/>
                <w:bottom w:val="none" w:sz="0" w:space="0" w:color="auto"/>
                <w:right w:val="none" w:sz="0" w:space="0" w:color="auto"/>
              </w:divBdr>
            </w:div>
            <w:div w:id="1509564261">
              <w:marLeft w:val="0"/>
              <w:marRight w:val="0"/>
              <w:marTop w:val="0"/>
              <w:marBottom w:val="0"/>
              <w:divBdr>
                <w:top w:val="none" w:sz="0" w:space="0" w:color="auto"/>
                <w:left w:val="none" w:sz="0" w:space="0" w:color="auto"/>
                <w:bottom w:val="none" w:sz="0" w:space="0" w:color="auto"/>
                <w:right w:val="none" w:sz="0" w:space="0" w:color="auto"/>
              </w:divBdr>
            </w:div>
            <w:div w:id="1711612892">
              <w:marLeft w:val="0"/>
              <w:marRight w:val="0"/>
              <w:marTop w:val="0"/>
              <w:marBottom w:val="0"/>
              <w:divBdr>
                <w:top w:val="none" w:sz="0" w:space="0" w:color="auto"/>
                <w:left w:val="none" w:sz="0" w:space="0" w:color="auto"/>
                <w:bottom w:val="none" w:sz="0" w:space="0" w:color="auto"/>
                <w:right w:val="none" w:sz="0" w:space="0" w:color="auto"/>
              </w:divBdr>
            </w:div>
            <w:div w:id="914556434">
              <w:marLeft w:val="0"/>
              <w:marRight w:val="0"/>
              <w:marTop w:val="0"/>
              <w:marBottom w:val="0"/>
              <w:divBdr>
                <w:top w:val="none" w:sz="0" w:space="0" w:color="auto"/>
                <w:left w:val="none" w:sz="0" w:space="0" w:color="auto"/>
                <w:bottom w:val="none" w:sz="0" w:space="0" w:color="auto"/>
                <w:right w:val="none" w:sz="0" w:space="0" w:color="auto"/>
              </w:divBdr>
            </w:div>
            <w:div w:id="1634291620">
              <w:marLeft w:val="0"/>
              <w:marRight w:val="0"/>
              <w:marTop w:val="0"/>
              <w:marBottom w:val="0"/>
              <w:divBdr>
                <w:top w:val="none" w:sz="0" w:space="0" w:color="auto"/>
                <w:left w:val="none" w:sz="0" w:space="0" w:color="auto"/>
                <w:bottom w:val="none" w:sz="0" w:space="0" w:color="auto"/>
                <w:right w:val="none" w:sz="0" w:space="0" w:color="auto"/>
              </w:divBdr>
            </w:div>
            <w:div w:id="1675840956">
              <w:marLeft w:val="0"/>
              <w:marRight w:val="0"/>
              <w:marTop w:val="0"/>
              <w:marBottom w:val="0"/>
              <w:divBdr>
                <w:top w:val="none" w:sz="0" w:space="0" w:color="auto"/>
                <w:left w:val="none" w:sz="0" w:space="0" w:color="auto"/>
                <w:bottom w:val="none" w:sz="0" w:space="0" w:color="auto"/>
                <w:right w:val="none" w:sz="0" w:space="0" w:color="auto"/>
              </w:divBdr>
            </w:div>
            <w:div w:id="920723587">
              <w:marLeft w:val="0"/>
              <w:marRight w:val="0"/>
              <w:marTop w:val="0"/>
              <w:marBottom w:val="0"/>
              <w:divBdr>
                <w:top w:val="none" w:sz="0" w:space="0" w:color="auto"/>
                <w:left w:val="none" w:sz="0" w:space="0" w:color="auto"/>
                <w:bottom w:val="none" w:sz="0" w:space="0" w:color="auto"/>
                <w:right w:val="none" w:sz="0" w:space="0" w:color="auto"/>
              </w:divBdr>
            </w:div>
            <w:div w:id="1089887927">
              <w:marLeft w:val="0"/>
              <w:marRight w:val="0"/>
              <w:marTop w:val="0"/>
              <w:marBottom w:val="0"/>
              <w:divBdr>
                <w:top w:val="none" w:sz="0" w:space="0" w:color="auto"/>
                <w:left w:val="none" w:sz="0" w:space="0" w:color="auto"/>
                <w:bottom w:val="none" w:sz="0" w:space="0" w:color="auto"/>
                <w:right w:val="none" w:sz="0" w:space="0" w:color="auto"/>
              </w:divBdr>
            </w:div>
            <w:div w:id="791292288">
              <w:marLeft w:val="0"/>
              <w:marRight w:val="0"/>
              <w:marTop w:val="0"/>
              <w:marBottom w:val="0"/>
              <w:divBdr>
                <w:top w:val="none" w:sz="0" w:space="0" w:color="auto"/>
                <w:left w:val="none" w:sz="0" w:space="0" w:color="auto"/>
                <w:bottom w:val="none" w:sz="0" w:space="0" w:color="auto"/>
                <w:right w:val="none" w:sz="0" w:space="0" w:color="auto"/>
              </w:divBdr>
            </w:div>
            <w:div w:id="445470186">
              <w:marLeft w:val="0"/>
              <w:marRight w:val="0"/>
              <w:marTop w:val="0"/>
              <w:marBottom w:val="0"/>
              <w:divBdr>
                <w:top w:val="none" w:sz="0" w:space="0" w:color="auto"/>
                <w:left w:val="none" w:sz="0" w:space="0" w:color="auto"/>
                <w:bottom w:val="none" w:sz="0" w:space="0" w:color="auto"/>
                <w:right w:val="none" w:sz="0" w:space="0" w:color="auto"/>
              </w:divBdr>
            </w:div>
            <w:div w:id="331956012">
              <w:marLeft w:val="0"/>
              <w:marRight w:val="0"/>
              <w:marTop w:val="0"/>
              <w:marBottom w:val="0"/>
              <w:divBdr>
                <w:top w:val="none" w:sz="0" w:space="0" w:color="auto"/>
                <w:left w:val="none" w:sz="0" w:space="0" w:color="auto"/>
                <w:bottom w:val="none" w:sz="0" w:space="0" w:color="auto"/>
                <w:right w:val="none" w:sz="0" w:space="0" w:color="auto"/>
              </w:divBdr>
            </w:div>
            <w:div w:id="430587670">
              <w:marLeft w:val="0"/>
              <w:marRight w:val="0"/>
              <w:marTop w:val="0"/>
              <w:marBottom w:val="0"/>
              <w:divBdr>
                <w:top w:val="none" w:sz="0" w:space="0" w:color="auto"/>
                <w:left w:val="none" w:sz="0" w:space="0" w:color="auto"/>
                <w:bottom w:val="none" w:sz="0" w:space="0" w:color="auto"/>
                <w:right w:val="none" w:sz="0" w:space="0" w:color="auto"/>
              </w:divBdr>
            </w:div>
            <w:div w:id="1213879683">
              <w:marLeft w:val="0"/>
              <w:marRight w:val="0"/>
              <w:marTop w:val="0"/>
              <w:marBottom w:val="0"/>
              <w:divBdr>
                <w:top w:val="none" w:sz="0" w:space="0" w:color="auto"/>
                <w:left w:val="none" w:sz="0" w:space="0" w:color="auto"/>
                <w:bottom w:val="none" w:sz="0" w:space="0" w:color="auto"/>
                <w:right w:val="none" w:sz="0" w:space="0" w:color="auto"/>
              </w:divBdr>
            </w:div>
            <w:div w:id="812330175">
              <w:marLeft w:val="0"/>
              <w:marRight w:val="0"/>
              <w:marTop w:val="0"/>
              <w:marBottom w:val="0"/>
              <w:divBdr>
                <w:top w:val="none" w:sz="0" w:space="0" w:color="auto"/>
                <w:left w:val="none" w:sz="0" w:space="0" w:color="auto"/>
                <w:bottom w:val="none" w:sz="0" w:space="0" w:color="auto"/>
                <w:right w:val="none" w:sz="0" w:space="0" w:color="auto"/>
              </w:divBdr>
            </w:div>
            <w:div w:id="840241257">
              <w:marLeft w:val="0"/>
              <w:marRight w:val="0"/>
              <w:marTop w:val="0"/>
              <w:marBottom w:val="0"/>
              <w:divBdr>
                <w:top w:val="none" w:sz="0" w:space="0" w:color="auto"/>
                <w:left w:val="none" w:sz="0" w:space="0" w:color="auto"/>
                <w:bottom w:val="none" w:sz="0" w:space="0" w:color="auto"/>
                <w:right w:val="none" w:sz="0" w:space="0" w:color="auto"/>
              </w:divBdr>
            </w:div>
            <w:div w:id="271521805">
              <w:marLeft w:val="0"/>
              <w:marRight w:val="0"/>
              <w:marTop w:val="0"/>
              <w:marBottom w:val="0"/>
              <w:divBdr>
                <w:top w:val="none" w:sz="0" w:space="0" w:color="auto"/>
                <w:left w:val="none" w:sz="0" w:space="0" w:color="auto"/>
                <w:bottom w:val="none" w:sz="0" w:space="0" w:color="auto"/>
                <w:right w:val="none" w:sz="0" w:space="0" w:color="auto"/>
              </w:divBdr>
            </w:div>
            <w:div w:id="961350428">
              <w:marLeft w:val="0"/>
              <w:marRight w:val="0"/>
              <w:marTop w:val="0"/>
              <w:marBottom w:val="0"/>
              <w:divBdr>
                <w:top w:val="none" w:sz="0" w:space="0" w:color="auto"/>
                <w:left w:val="none" w:sz="0" w:space="0" w:color="auto"/>
                <w:bottom w:val="none" w:sz="0" w:space="0" w:color="auto"/>
                <w:right w:val="none" w:sz="0" w:space="0" w:color="auto"/>
              </w:divBdr>
            </w:div>
            <w:div w:id="1283609489">
              <w:marLeft w:val="0"/>
              <w:marRight w:val="0"/>
              <w:marTop w:val="0"/>
              <w:marBottom w:val="0"/>
              <w:divBdr>
                <w:top w:val="none" w:sz="0" w:space="0" w:color="auto"/>
                <w:left w:val="none" w:sz="0" w:space="0" w:color="auto"/>
                <w:bottom w:val="none" w:sz="0" w:space="0" w:color="auto"/>
                <w:right w:val="none" w:sz="0" w:space="0" w:color="auto"/>
              </w:divBdr>
            </w:div>
            <w:div w:id="181557425">
              <w:marLeft w:val="0"/>
              <w:marRight w:val="0"/>
              <w:marTop w:val="0"/>
              <w:marBottom w:val="0"/>
              <w:divBdr>
                <w:top w:val="none" w:sz="0" w:space="0" w:color="auto"/>
                <w:left w:val="none" w:sz="0" w:space="0" w:color="auto"/>
                <w:bottom w:val="none" w:sz="0" w:space="0" w:color="auto"/>
                <w:right w:val="none" w:sz="0" w:space="0" w:color="auto"/>
              </w:divBdr>
            </w:div>
            <w:div w:id="831528586">
              <w:marLeft w:val="0"/>
              <w:marRight w:val="0"/>
              <w:marTop w:val="0"/>
              <w:marBottom w:val="0"/>
              <w:divBdr>
                <w:top w:val="none" w:sz="0" w:space="0" w:color="auto"/>
                <w:left w:val="none" w:sz="0" w:space="0" w:color="auto"/>
                <w:bottom w:val="none" w:sz="0" w:space="0" w:color="auto"/>
                <w:right w:val="none" w:sz="0" w:space="0" w:color="auto"/>
              </w:divBdr>
            </w:div>
            <w:div w:id="859975457">
              <w:marLeft w:val="0"/>
              <w:marRight w:val="0"/>
              <w:marTop w:val="0"/>
              <w:marBottom w:val="0"/>
              <w:divBdr>
                <w:top w:val="none" w:sz="0" w:space="0" w:color="auto"/>
                <w:left w:val="none" w:sz="0" w:space="0" w:color="auto"/>
                <w:bottom w:val="none" w:sz="0" w:space="0" w:color="auto"/>
                <w:right w:val="none" w:sz="0" w:space="0" w:color="auto"/>
              </w:divBdr>
            </w:div>
            <w:div w:id="570043084">
              <w:marLeft w:val="0"/>
              <w:marRight w:val="0"/>
              <w:marTop w:val="0"/>
              <w:marBottom w:val="0"/>
              <w:divBdr>
                <w:top w:val="none" w:sz="0" w:space="0" w:color="auto"/>
                <w:left w:val="none" w:sz="0" w:space="0" w:color="auto"/>
                <w:bottom w:val="none" w:sz="0" w:space="0" w:color="auto"/>
                <w:right w:val="none" w:sz="0" w:space="0" w:color="auto"/>
              </w:divBdr>
            </w:div>
            <w:div w:id="1551380538">
              <w:marLeft w:val="0"/>
              <w:marRight w:val="0"/>
              <w:marTop w:val="0"/>
              <w:marBottom w:val="0"/>
              <w:divBdr>
                <w:top w:val="none" w:sz="0" w:space="0" w:color="auto"/>
                <w:left w:val="none" w:sz="0" w:space="0" w:color="auto"/>
                <w:bottom w:val="none" w:sz="0" w:space="0" w:color="auto"/>
                <w:right w:val="none" w:sz="0" w:space="0" w:color="auto"/>
              </w:divBdr>
            </w:div>
            <w:div w:id="654528044">
              <w:marLeft w:val="0"/>
              <w:marRight w:val="0"/>
              <w:marTop w:val="0"/>
              <w:marBottom w:val="0"/>
              <w:divBdr>
                <w:top w:val="none" w:sz="0" w:space="0" w:color="auto"/>
                <w:left w:val="none" w:sz="0" w:space="0" w:color="auto"/>
                <w:bottom w:val="none" w:sz="0" w:space="0" w:color="auto"/>
                <w:right w:val="none" w:sz="0" w:space="0" w:color="auto"/>
              </w:divBdr>
            </w:div>
            <w:div w:id="2102949719">
              <w:marLeft w:val="0"/>
              <w:marRight w:val="0"/>
              <w:marTop w:val="0"/>
              <w:marBottom w:val="0"/>
              <w:divBdr>
                <w:top w:val="none" w:sz="0" w:space="0" w:color="auto"/>
                <w:left w:val="none" w:sz="0" w:space="0" w:color="auto"/>
                <w:bottom w:val="none" w:sz="0" w:space="0" w:color="auto"/>
                <w:right w:val="none" w:sz="0" w:space="0" w:color="auto"/>
              </w:divBdr>
            </w:div>
            <w:div w:id="1597128930">
              <w:marLeft w:val="0"/>
              <w:marRight w:val="0"/>
              <w:marTop w:val="0"/>
              <w:marBottom w:val="0"/>
              <w:divBdr>
                <w:top w:val="none" w:sz="0" w:space="0" w:color="auto"/>
                <w:left w:val="none" w:sz="0" w:space="0" w:color="auto"/>
                <w:bottom w:val="none" w:sz="0" w:space="0" w:color="auto"/>
                <w:right w:val="none" w:sz="0" w:space="0" w:color="auto"/>
              </w:divBdr>
            </w:div>
            <w:div w:id="721292604">
              <w:marLeft w:val="0"/>
              <w:marRight w:val="0"/>
              <w:marTop w:val="0"/>
              <w:marBottom w:val="0"/>
              <w:divBdr>
                <w:top w:val="none" w:sz="0" w:space="0" w:color="auto"/>
                <w:left w:val="none" w:sz="0" w:space="0" w:color="auto"/>
                <w:bottom w:val="none" w:sz="0" w:space="0" w:color="auto"/>
                <w:right w:val="none" w:sz="0" w:space="0" w:color="auto"/>
              </w:divBdr>
            </w:div>
            <w:div w:id="1395813425">
              <w:marLeft w:val="0"/>
              <w:marRight w:val="0"/>
              <w:marTop w:val="0"/>
              <w:marBottom w:val="0"/>
              <w:divBdr>
                <w:top w:val="none" w:sz="0" w:space="0" w:color="auto"/>
                <w:left w:val="none" w:sz="0" w:space="0" w:color="auto"/>
                <w:bottom w:val="none" w:sz="0" w:space="0" w:color="auto"/>
                <w:right w:val="none" w:sz="0" w:space="0" w:color="auto"/>
              </w:divBdr>
            </w:div>
            <w:div w:id="812336459">
              <w:marLeft w:val="0"/>
              <w:marRight w:val="0"/>
              <w:marTop w:val="0"/>
              <w:marBottom w:val="0"/>
              <w:divBdr>
                <w:top w:val="none" w:sz="0" w:space="0" w:color="auto"/>
                <w:left w:val="none" w:sz="0" w:space="0" w:color="auto"/>
                <w:bottom w:val="none" w:sz="0" w:space="0" w:color="auto"/>
                <w:right w:val="none" w:sz="0" w:space="0" w:color="auto"/>
              </w:divBdr>
            </w:div>
            <w:div w:id="1697733425">
              <w:marLeft w:val="0"/>
              <w:marRight w:val="0"/>
              <w:marTop w:val="0"/>
              <w:marBottom w:val="0"/>
              <w:divBdr>
                <w:top w:val="none" w:sz="0" w:space="0" w:color="auto"/>
                <w:left w:val="none" w:sz="0" w:space="0" w:color="auto"/>
                <w:bottom w:val="none" w:sz="0" w:space="0" w:color="auto"/>
                <w:right w:val="none" w:sz="0" w:space="0" w:color="auto"/>
              </w:divBdr>
            </w:div>
            <w:div w:id="204291569">
              <w:marLeft w:val="0"/>
              <w:marRight w:val="0"/>
              <w:marTop w:val="0"/>
              <w:marBottom w:val="0"/>
              <w:divBdr>
                <w:top w:val="none" w:sz="0" w:space="0" w:color="auto"/>
                <w:left w:val="none" w:sz="0" w:space="0" w:color="auto"/>
                <w:bottom w:val="none" w:sz="0" w:space="0" w:color="auto"/>
                <w:right w:val="none" w:sz="0" w:space="0" w:color="auto"/>
              </w:divBdr>
            </w:div>
            <w:div w:id="1829129704">
              <w:marLeft w:val="0"/>
              <w:marRight w:val="0"/>
              <w:marTop w:val="0"/>
              <w:marBottom w:val="0"/>
              <w:divBdr>
                <w:top w:val="none" w:sz="0" w:space="0" w:color="auto"/>
                <w:left w:val="none" w:sz="0" w:space="0" w:color="auto"/>
                <w:bottom w:val="none" w:sz="0" w:space="0" w:color="auto"/>
                <w:right w:val="none" w:sz="0" w:space="0" w:color="auto"/>
              </w:divBdr>
            </w:div>
            <w:div w:id="1547984355">
              <w:marLeft w:val="0"/>
              <w:marRight w:val="0"/>
              <w:marTop w:val="0"/>
              <w:marBottom w:val="0"/>
              <w:divBdr>
                <w:top w:val="none" w:sz="0" w:space="0" w:color="auto"/>
                <w:left w:val="none" w:sz="0" w:space="0" w:color="auto"/>
                <w:bottom w:val="none" w:sz="0" w:space="0" w:color="auto"/>
                <w:right w:val="none" w:sz="0" w:space="0" w:color="auto"/>
              </w:divBdr>
            </w:div>
            <w:div w:id="1798448713">
              <w:marLeft w:val="0"/>
              <w:marRight w:val="0"/>
              <w:marTop w:val="0"/>
              <w:marBottom w:val="0"/>
              <w:divBdr>
                <w:top w:val="none" w:sz="0" w:space="0" w:color="auto"/>
                <w:left w:val="none" w:sz="0" w:space="0" w:color="auto"/>
                <w:bottom w:val="none" w:sz="0" w:space="0" w:color="auto"/>
                <w:right w:val="none" w:sz="0" w:space="0" w:color="auto"/>
              </w:divBdr>
            </w:div>
            <w:div w:id="1185704546">
              <w:marLeft w:val="0"/>
              <w:marRight w:val="0"/>
              <w:marTop w:val="0"/>
              <w:marBottom w:val="0"/>
              <w:divBdr>
                <w:top w:val="none" w:sz="0" w:space="0" w:color="auto"/>
                <w:left w:val="none" w:sz="0" w:space="0" w:color="auto"/>
                <w:bottom w:val="none" w:sz="0" w:space="0" w:color="auto"/>
                <w:right w:val="none" w:sz="0" w:space="0" w:color="auto"/>
              </w:divBdr>
            </w:div>
            <w:div w:id="1459882308">
              <w:marLeft w:val="0"/>
              <w:marRight w:val="0"/>
              <w:marTop w:val="0"/>
              <w:marBottom w:val="0"/>
              <w:divBdr>
                <w:top w:val="none" w:sz="0" w:space="0" w:color="auto"/>
                <w:left w:val="none" w:sz="0" w:space="0" w:color="auto"/>
                <w:bottom w:val="none" w:sz="0" w:space="0" w:color="auto"/>
                <w:right w:val="none" w:sz="0" w:space="0" w:color="auto"/>
              </w:divBdr>
            </w:div>
            <w:div w:id="1912737363">
              <w:marLeft w:val="0"/>
              <w:marRight w:val="0"/>
              <w:marTop w:val="0"/>
              <w:marBottom w:val="0"/>
              <w:divBdr>
                <w:top w:val="none" w:sz="0" w:space="0" w:color="auto"/>
                <w:left w:val="none" w:sz="0" w:space="0" w:color="auto"/>
                <w:bottom w:val="none" w:sz="0" w:space="0" w:color="auto"/>
                <w:right w:val="none" w:sz="0" w:space="0" w:color="auto"/>
              </w:divBdr>
            </w:div>
            <w:div w:id="40908904">
              <w:marLeft w:val="0"/>
              <w:marRight w:val="0"/>
              <w:marTop w:val="0"/>
              <w:marBottom w:val="0"/>
              <w:divBdr>
                <w:top w:val="none" w:sz="0" w:space="0" w:color="auto"/>
                <w:left w:val="none" w:sz="0" w:space="0" w:color="auto"/>
                <w:bottom w:val="none" w:sz="0" w:space="0" w:color="auto"/>
                <w:right w:val="none" w:sz="0" w:space="0" w:color="auto"/>
              </w:divBdr>
            </w:div>
            <w:div w:id="53047000">
              <w:marLeft w:val="0"/>
              <w:marRight w:val="0"/>
              <w:marTop w:val="0"/>
              <w:marBottom w:val="0"/>
              <w:divBdr>
                <w:top w:val="none" w:sz="0" w:space="0" w:color="auto"/>
                <w:left w:val="none" w:sz="0" w:space="0" w:color="auto"/>
                <w:bottom w:val="none" w:sz="0" w:space="0" w:color="auto"/>
                <w:right w:val="none" w:sz="0" w:space="0" w:color="auto"/>
              </w:divBdr>
            </w:div>
            <w:div w:id="1885558794">
              <w:marLeft w:val="0"/>
              <w:marRight w:val="0"/>
              <w:marTop w:val="0"/>
              <w:marBottom w:val="0"/>
              <w:divBdr>
                <w:top w:val="none" w:sz="0" w:space="0" w:color="auto"/>
                <w:left w:val="none" w:sz="0" w:space="0" w:color="auto"/>
                <w:bottom w:val="none" w:sz="0" w:space="0" w:color="auto"/>
                <w:right w:val="none" w:sz="0" w:space="0" w:color="auto"/>
              </w:divBdr>
            </w:div>
            <w:div w:id="430244883">
              <w:marLeft w:val="0"/>
              <w:marRight w:val="0"/>
              <w:marTop w:val="0"/>
              <w:marBottom w:val="0"/>
              <w:divBdr>
                <w:top w:val="none" w:sz="0" w:space="0" w:color="auto"/>
                <w:left w:val="none" w:sz="0" w:space="0" w:color="auto"/>
                <w:bottom w:val="none" w:sz="0" w:space="0" w:color="auto"/>
                <w:right w:val="none" w:sz="0" w:space="0" w:color="auto"/>
              </w:divBdr>
            </w:div>
            <w:div w:id="1721974669">
              <w:marLeft w:val="0"/>
              <w:marRight w:val="0"/>
              <w:marTop w:val="0"/>
              <w:marBottom w:val="0"/>
              <w:divBdr>
                <w:top w:val="none" w:sz="0" w:space="0" w:color="auto"/>
                <w:left w:val="none" w:sz="0" w:space="0" w:color="auto"/>
                <w:bottom w:val="none" w:sz="0" w:space="0" w:color="auto"/>
                <w:right w:val="none" w:sz="0" w:space="0" w:color="auto"/>
              </w:divBdr>
            </w:div>
            <w:div w:id="792283906">
              <w:marLeft w:val="0"/>
              <w:marRight w:val="0"/>
              <w:marTop w:val="0"/>
              <w:marBottom w:val="0"/>
              <w:divBdr>
                <w:top w:val="none" w:sz="0" w:space="0" w:color="auto"/>
                <w:left w:val="none" w:sz="0" w:space="0" w:color="auto"/>
                <w:bottom w:val="none" w:sz="0" w:space="0" w:color="auto"/>
                <w:right w:val="none" w:sz="0" w:space="0" w:color="auto"/>
              </w:divBdr>
            </w:div>
            <w:div w:id="845512533">
              <w:marLeft w:val="0"/>
              <w:marRight w:val="0"/>
              <w:marTop w:val="0"/>
              <w:marBottom w:val="0"/>
              <w:divBdr>
                <w:top w:val="none" w:sz="0" w:space="0" w:color="auto"/>
                <w:left w:val="none" w:sz="0" w:space="0" w:color="auto"/>
                <w:bottom w:val="none" w:sz="0" w:space="0" w:color="auto"/>
                <w:right w:val="none" w:sz="0" w:space="0" w:color="auto"/>
              </w:divBdr>
            </w:div>
            <w:div w:id="520781165">
              <w:marLeft w:val="0"/>
              <w:marRight w:val="0"/>
              <w:marTop w:val="0"/>
              <w:marBottom w:val="0"/>
              <w:divBdr>
                <w:top w:val="none" w:sz="0" w:space="0" w:color="auto"/>
                <w:left w:val="none" w:sz="0" w:space="0" w:color="auto"/>
                <w:bottom w:val="none" w:sz="0" w:space="0" w:color="auto"/>
                <w:right w:val="none" w:sz="0" w:space="0" w:color="auto"/>
              </w:divBdr>
            </w:div>
            <w:div w:id="1719162971">
              <w:marLeft w:val="0"/>
              <w:marRight w:val="0"/>
              <w:marTop w:val="0"/>
              <w:marBottom w:val="0"/>
              <w:divBdr>
                <w:top w:val="none" w:sz="0" w:space="0" w:color="auto"/>
                <w:left w:val="none" w:sz="0" w:space="0" w:color="auto"/>
                <w:bottom w:val="none" w:sz="0" w:space="0" w:color="auto"/>
                <w:right w:val="none" w:sz="0" w:space="0" w:color="auto"/>
              </w:divBdr>
            </w:div>
            <w:div w:id="872226422">
              <w:marLeft w:val="0"/>
              <w:marRight w:val="0"/>
              <w:marTop w:val="0"/>
              <w:marBottom w:val="0"/>
              <w:divBdr>
                <w:top w:val="none" w:sz="0" w:space="0" w:color="auto"/>
                <w:left w:val="none" w:sz="0" w:space="0" w:color="auto"/>
                <w:bottom w:val="none" w:sz="0" w:space="0" w:color="auto"/>
                <w:right w:val="none" w:sz="0" w:space="0" w:color="auto"/>
              </w:divBdr>
            </w:div>
            <w:div w:id="881752589">
              <w:marLeft w:val="0"/>
              <w:marRight w:val="0"/>
              <w:marTop w:val="0"/>
              <w:marBottom w:val="0"/>
              <w:divBdr>
                <w:top w:val="none" w:sz="0" w:space="0" w:color="auto"/>
                <w:left w:val="none" w:sz="0" w:space="0" w:color="auto"/>
                <w:bottom w:val="none" w:sz="0" w:space="0" w:color="auto"/>
                <w:right w:val="none" w:sz="0" w:space="0" w:color="auto"/>
              </w:divBdr>
            </w:div>
            <w:div w:id="1875922188">
              <w:marLeft w:val="0"/>
              <w:marRight w:val="0"/>
              <w:marTop w:val="0"/>
              <w:marBottom w:val="0"/>
              <w:divBdr>
                <w:top w:val="none" w:sz="0" w:space="0" w:color="auto"/>
                <w:left w:val="none" w:sz="0" w:space="0" w:color="auto"/>
                <w:bottom w:val="none" w:sz="0" w:space="0" w:color="auto"/>
                <w:right w:val="none" w:sz="0" w:space="0" w:color="auto"/>
              </w:divBdr>
            </w:div>
            <w:div w:id="1609503611">
              <w:marLeft w:val="0"/>
              <w:marRight w:val="0"/>
              <w:marTop w:val="0"/>
              <w:marBottom w:val="0"/>
              <w:divBdr>
                <w:top w:val="none" w:sz="0" w:space="0" w:color="auto"/>
                <w:left w:val="none" w:sz="0" w:space="0" w:color="auto"/>
                <w:bottom w:val="none" w:sz="0" w:space="0" w:color="auto"/>
                <w:right w:val="none" w:sz="0" w:space="0" w:color="auto"/>
              </w:divBdr>
            </w:div>
            <w:div w:id="1593591583">
              <w:marLeft w:val="0"/>
              <w:marRight w:val="0"/>
              <w:marTop w:val="0"/>
              <w:marBottom w:val="0"/>
              <w:divBdr>
                <w:top w:val="none" w:sz="0" w:space="0" w:color="auto"/>
                <w:left w:val="none" w:sz="0" w:space="0" w:color="auto"/>
                <w:bottom w:val="none" w:sz="0" w:space="0" w:color="auto"/>
                <w:right w:val="none" w:sz="0" w:space="0" w:color="auto"/>
              </w:divBdr>
            </w:div>
            <w:div w:id="378093272">
              <w:marLeft w:val="0"/>
              <w:marRight w:val="0"/>
              <w:marTop w:val="0"/>
              <w:marBottom w:val="0"/>
              <w:divBdr>
                <w:top w:val="none" w:sz="0" w:space="0" w:color="auto"/>
                <w:left w:val="none" w:sz="0" w:space="0" w:color="auto"/>
                <w:bottom w:val="none" w:sz="0" w:space="0" w:color="auto"/>
                <w:right w:val="none" w:sz="0" w:space="0" w:color="auto"/>
              </w:divBdr>
            </w:div>
            <w:div w:id="2124884960">
              <w:marLeft w:val="0"/>
              <w:marRight w:val="0"/>
              <w:marTop w:val="0"/>
              <w:marBottom w:val="0"/>
              <w:divBdr>
                <w:top w:val="none" w:sz="0" w:space="0" w:color="auto"/>
                <w:left w:val="none" w:sz="0" w:space="0" w:color="auto"/>
                <w:bottom w:val="none" w:sz="0" w:space="0" w:color="auto"/>
                <w:right w:val="none" w:sz="0" w:space="0" w:color="auto"/>
              </w:divBdr>
            </w:div>
            <w:div w:id="1244416484">
              <w:marLeft w:val="0"/>
              <w:marRight w:val="0"/>
              <w:marTop w:val="0"/>
              <w:marBottom w:val="0"/>
              <w:divBdr>
                <w:top w:val="none" w:sz="0" w:space="0" w:color="auto"/>
                <w:left w:val="none" w:sz="0" w:space="0" w:color="auto"/>
                <w:bottom w:val="none" w:sz="0" w:space="0" w:color="auto"/>
                <w:right w:val="none" w:sz="0" w:space="0" w:color="auto"/>
              </w:divBdr>
            </w:div>
            <w:div w:id="1435979592">
              <w:marLeft w:val="0"/>
              <w:marRight w:val="0"/>
              <w:marTop w:val="0"/>
              <w:marBottom w:val="0"/>
              <w:divBdr>
                <w:top w:val="none" w:sz="0" w:space="0" w:color="auto"/>
                <w:left w:val="none" w:sz="0" w:space="0" w:color="auto"/>
                <w:bottom w:val="none" w:sz="0" w:space="0" w:color="auto"/>
                <w:right w:val="none" w:sz="0" w:space="0" w:color="auto"/>
              </w:divBdr>
            </w:div>
            <w:div w:id="674650775">
              <w:marLeft w:val="0"/>
              <w:marRight w:val="0"/>
              <w:marTop w:val="0"/>
              <w:marBottom w:val="0"/>
              <w:divBdr>
                <w:top w:val="none" w:sz="0" w:space="0" w:color="auto"/>
                <w:left w:val="none" w:sz="0" w:space="0" w:color="auto"/>
                <w:bottom w:val="none" w:sz="0" w:space="0" w:color="auto"/>
                <w:right w:val="none" w:sz="0" w:space="0" w:color="auto"/>
              </w:divBdr>
            </w:div>
            <w:div w:id="2020114367">
              <w:marLeft w:val="0"/>
              <w:marRight w:val="0"/>
              <w:marTop w:val="0"/>
              <w:marBottom w:val="0"/>
              <w:divBdr>
                <w:top w:val="none" w:sz="0" w:space="0" w:color="auto"/>
                <w:left w:val="none" w:sz="0" w:space="0" w:color="auto"/>
                <w:bottom w:val="none" w:sz="0" w:space="0" w:color="auto"/>
                <w:right w:val="none" w:sz="0" w:space="0" w:color="auto"/>
              </w:divBdr>
            </w:div>
            <w:div w:id="10113056">
              <w:marLeft w:val="0"/>
              <w:marRight w:val="0"/>
              <w:marTop w:val="0"/>
              <w:marBottom w:val="0"/>
              <w:divBdr>
                <w:top w:val="none" w:sz="0" w:space="0" w:color="auto"/>
                <w:left w:val="none" w:sz="0" w:space="0" w:color="auto"/>
                <w:bottom w:val="none" w:sz="0" w:space="0" w:color="auto"/>
                <w:right w:val="none" w:sz="0" w:space="0" w:color="auto"/>
              </w:divBdr>
            </w:div>
            <w:div w:id="1806196328">
              <w:marLeft w:val="0"/>
              <w:marRight w:val="0"/>
              <w:marTop w:val="0"/>
              <w:marBottom w:val="0"/>
              <w:divBdr>
                <w:top w:val="none" w:sz="0" w:space="0" w:color="auto"/>
                <w:left w:val="none" w:sz="0" w:space="0" w:color="auto"/>
                <w:bottom w:val="none" w:sz="0" w:space="0" w:color="auto"/>
                <w:right w:val="none" w:sz="0" w:space="0" w:color="auto"/>
              </w:divBdr>
            </w:div>
            <w:div w:id="1666779916">
              <w:marLeft w:val="0"/>
              <w:marRight w:val="0"/>
              <w:marTop w:val="0"/>
              <w:marBottom w:val="0"/>
              <w:divBdr>
                <w:top w:val="none" w:sz="0" w:space="0" w:color="auto"/>
                <w:left w:val="none" w:sz="0" w:space="0" w:color="auto"/>
                <w:bottom w:val="none" w:sz="0" w:space="0" w:color="auto"/>
                <w:right w:val="none" w:sz="0" w:space="0" w:color="auto"/>
              </w:divBdr>
            </w:div>
            <w:div w:id="1695181574">
              <w:marLeft w:val="0"/>
              <w:marRight w:val="0"/>
              <w:marTop w:val="0"/>
              <w:marBottom w:val="0"/>
              <w:divBdr>
                <w:top w:val="none" w:sz="0" w:space="0" w:color="auto"/>
                <w:left w:val="none" w:sz="0" w:space="0" w:color="auto"/>
                <w:bottom w:val="none" w:sz="0" w:space="0" w:color="auto"/>
                <w:right w:val="none" w:sz="0" w:space="0" w:color="auto"/>
              </w:divBdr>
            </w:div>
            <w:div w:id="2114586245">
              <w:marLeft w:val="0"/>
              <w:marRight w:val="0"/>
              <w:marTop w:val="0"/>
              <w:marBottom w:val="0"/>
              <w:divBdr>
                <w:top w:val="none" w:sz="0" w:space="0" w:color="auto"/>
                <w:left w:val="none" w:sz="0" w:space="0" w:color="auto"/>
                <w:bottom w:val="none" w:sz="0" w:space="0" w:color="auto"/>
                <w:right w:val="none" w:sz="0" w:space="0" w:color="auto"/>
              </w:divBdr>
            </w:div>
            <w:div w:id="504592159">
              <w:marLeft w:val="0"/>
              <w:marRight w:val="0"/>
              <w:marTop w:val="0"/>
              <w:marBottom w:val="0"/>
              <w:divBdr>
                <w:top w:val="none" w:sz="0" w:space="0" w:color="auto"/>
                <w:left w:val="none" w:sz="0" w:space="0" w:color="auto"/>
                <w:bottom w:val="none" w:sz="0" w:space="0" w:color="auto"/>
                <w:right w:val="none" w:sz="0" w:space="0" w:color="auto"/>
              </w:divBdr>
            </w:div>
            <w:div w:id="320471254">
              <w:marLeft w:val="0"/>
              <w:marRight w:val="0"/>
              <w:marTop w:val="0"/>
              <w:marBottom w:val="0"/>
              <w:divBdr>
                <w:top w:val="none" w:sz="0" w:space="0" w:color="auto"/>
                <w:left w:val="none" w:sz="0" w:space="0" w:color="auto"/>
                <w:bottom w:val="none" w:sz="0" w:space="0" w:color="auto"/>
                <w:right w:val="none" w:sz="0" w:space="0" w:color="auto"/>
              </w:divBdr>
            </w:div>
            <w:div w:id="372851772">
              <w:marLeft w:val="0"/>
              <w:marRight w:val="0"/>
              <w:marTop w:val="0"/>
              <w:marBottom w:val="0"/>
              <w:divBdr>
                <w:top w:val="none" w:sz="0" w:space="0" w:color="auto"/>
                <w:left w:val="none" w:sz="0" w:space="0" w:color="auto"/>
                <w:bottom w:val="none" w:sz="0" w:space="0" w:color="auto"/>
                <w:right w:val="none" w:sz="0" w:space="0" w:color="auto"/>
              </w:divBdr>
            </w:div>
            <w:div w:id="1500081192">
              <w:marLeft w:val="0"/>
              <w:marRight w:val="0"/>
              <w:marTop w:val="0"/>
              <w:marBottom w:val="0"/>
              <w:divBdr>
                <w:top w:val="none" w:sz="0" w:space="0" w:color="auto"/>
                <w:left w:val="none" w:sz="0" w:space="0" w:color="auto"/>
                <w:bottom w:val="none" w:sz="0" w:space="0" w:color="auto"/>
                <w:right w:val="none" w:sz="0" w:space="0" w:color="auto"/>
              </w:divBdr>
            </w:div>
            <w:div w:id="1674916636">
              <w:marLeft w:val="0"/>
              <w:marRight w:val="0"/>
              <w:marTop w:val="0"/>
              <w:marBottom w:val="0"/>
              <w:divBdr>
                <w:top w:val="none" w:sz="0" w:space="0" w:color="auto"/>
                <w:left w:val="none" w:sz="0" w:space="0" w:color="auto"/>
                <w:bottom w:val="none" w:sz="0" w:space="0" w:color="auto"/>
                <w:right w:val="none" w:sz="0" w:space="0" w:color="auto"/>
              </w:divBdr>
            </w:div>
            <w:div w:id="1263145719">
              <w:marLeft w:val="0"/>
              <w:marRight w:val="0"/>
              <w:marTop w:val="0"/>
              <w:marBottom w:val="0"/>
              <w:divBdr>
                <w:top w:val="none" w:sz="0" w:space="0" w:color="auto"/>
                <w:left w:val="none" w:sz="0" w:space="0" w:color="auto"/>
                <w:bottom w:val="none" w:sz="0" w:space="0" w:color="auto"/>
                <w:right w:val="none" w:sz="0" w:space="0" w:color="auto"/>
              </w:divBdr>
            </w:div>
            <w:div w:id="399792129">
              <w:marLeft w:val="0"/>
              <w:marRight w:val="0"/>
              <w:marTop w:val="0"/>
              <w:marBottom w:val="0"/>
              <w:divBdr>
                <w:top w:val="none" w:sz="0" w:space="0" w:color="auto"/>
                <w:left w:val="none" w:sz="0" w:space="0" w:color="auto"/>
                <w:bottom w:val="none" w:sz="0" w:space="0" w:color="auto"/>
                <w:right w:val="none" w:sz="0" w:space="0" w:color="auto"/>
              </w:divBdr>
            </w:div>
            <w:div w:id="966787336">
              <w:marLeft w:val="0"/>
              <w:marRight w:val="0"/>
              <w:marTop w:val="0"/>
              <w:marBottom w:val="0"/>
              <w:divBdr>
                <w:top w:val="none" w:sz="0" w:space="0" w:color="auto"/>
                <w:left w:val="none" w:sz="0" w:space="0" w:color="auto"/>
                <w:bottom w:val="none" w:sz="0" w:space="0" w:color="auto"/>
                <w:right w:val="none" w:sz="0" w:space="0" w:color="auto"/>
              </w:divBdr>
            </w:div>
            <w:div w:id="441462507">
              <w:marLeft w:val="0"/>
              <w:marRight w:val="0"/>
              <w:marTop w:val="0"/>
              <w:marBottom w:val="0"/>
              <w:divBdr>
                <w:top w:val="none" w:sz="0" w:space="0" w:color="auto"/>
                <w:left w:val="none" w:sz="0" w:space="0" w:color="auto"/>
                <w:bottom w:val="none" w:sz="0" w:space="0" w:color="auto"/>
                <w:right w:val="none" w:sz="0" w:space="0" w:color="auto"/>
              </w:divBdr>
            </w:div>
            <w:div w:id="11341503">
              <w:marLeft w:val="0"/>
              <w:marRight w:val="0"/>
              <w:marTop w:val="0"/>
              <w:marBottom w:val="0"/>
              <w:divBdr>
                <w:top w:val="none" w:sz="0" w:space="0" w:color="auto"/>
                <w:left w:val="none" w:sz="0" w:space="0" w:color="auto"/>
                <w:bottom w:val="none" w:sz="0" w:space="0" w:color="auto"/>
                <w:right w:val="none" w:sz="0" w:space="0" w:color="auto"/>
              </w:divBdr>
            </w:div>
            <w:div w:id="957569811">
              <w:marLeft w:val="0"/>
              <w:marRight w:val="0"/>
              <w:marTop w:val="0"/>
              <w:marBottom w:val="0"/>
              <w:divBdr>
                <w:top w:val="none" w:sz="0" w:space="0" w:color="auto"/>
                <w:left w:val="none" w:sz="0" w:space="0" w:color="auto"/>
                <w:bottom w:val="none" w:sz="0" w:space="0" w:color="auto"/>
                <w:right w:val="none" w:sz="0" w:space="0" w:color="auto"/>
              </w:divBdr>
            </w:div>
            <w:div w:id="222182517">
              <w:marLeft w:val="0"/>
              <w:marRight w:val="0"/>
              <w:marTop w:val="0"/>
              <w:marBottom w:val="0"/>
              <w:divBdr>
                <w:top w:val="none" w:sz="0" w:space="0" w:color="auto"/>
                <w:left w:val="none" w:sz="0" w:space="0" w:color="auto"/>
                <w:bottom w:val="none" w:sz="0" w:space="0" w:color="auto"/>
                <w:right w:val="none" w:sz="0" w:space="0" w:color="auto"/>
              </w:divBdr>
            </w:div>
            <w:div w:id="1869445263">
              <w:marLeft w:val="0"/>
              <w:marRight w:val="0"/>
              <w:marTop w:val="0"/>
              <w:marBottom w:val="0"/>
              <w:divBdr>
                <w:top w:val="none" w:sz="0" w:space="0" w:color="auto"/>
                <w:left w:val="none" w:sz="0" w:space="0" w:color="auto"/>
                <w:bottom w:val="none" w:sz="0" w:space="0" w:color="auto"/>
                <w:right w:val="none" w:sz="0" w:space="0" w:color="auto"/>
              </w:divBdr>
            </w:div>
            <w:div w:id="1158688505">
              <w:marLeft w:val="0"/>
              <w:marRight w:val="0"/>
              <w:marTop w:val="0"/>
              <w:marBottom w:val="0"/>
              <w:divBdr>
                <w:top w:val="none" w:sz="0" w:space="0" w:color="auto"/>
                <w:left w:val="none" w:sz="0" w:space="0" w:color="auto"/>
                <w:bottom w:val="none" w:sz="0" w:space="0" w:color="auto"/>
                <w:right w:val="none" w:sz="0" w:space="0" w:color="auto"/>
              </w:divBdr>
            </w:div>
            <w:div w:id="185560294">
              <w:marLeft w:val="0"/>
              <w:marRight w:val="0"/>
              <w:marTop w:val="0"/>
              <w:marBottom w:val="0"/>
              <w:divBdr>
                <w:top w:val="none" w:sz="0" w:space="0" w:color="auto"/>
                <w:left w:val="none" w:sz="0" w:space="0" w:color="auto"/>
                <w:bottom w:val="none" w:sz="0" w:space="0" w:color="auto"/>
                <w:right w:val="none" w:sz="0" w:space="0" w:color="auto"/>
              </w:divBdr>
            </w:div>
            <w:div w:id="1743597020">
              <w:marLeft w:val="0"/>
              <w:marRight w:val="0"/>
              <w:marTop w:val="0"/>
              <w:marBottom w:val="0"/>
              <w:divBdr>
                <w:top w:val="none" w:sz="0" w:space="0" w:color="auto"/>
                <w:left w:val="none" w:sz="0" w:space="0" w:color="auto"/>
                <w:bottom w:val="none" w:sz="0" w:space="0" w:color="auto"/>
                <w:right w:val="none" w:sz="0" w:space="0" w:color="auto"/>
              </w:divBdr>
            </w:div>
            <w:div w:id="1476527277">
              <w:marLeft w:val="0"/>
              <w:marRight w:val="0"/>
              <w:marTop w:val="0"/>
              <w:marBottom w:val="0"/>
              <w:divBdr>
                <w:top w:val="none" w:sz="0" w:space="0" w:color="auto"/>
                <w:left w:val="none" w:sz="0" w:space="0" w:color="auto"/>
                <w:bottom w:val="none" w:sz="0" w:space="0" w:color="auto"/>
                <w:right w:val="none" w:sz="0" w:space="0" w:color="auto"/>
              </w:divBdr>
            </w:div>
            <w:div w:id="1846825673">
              <w:marLeft w:val="0"/>
              <w:marRight w:val="0"/>
              <w:marTop w:val="0"/>
              <w:marBottom w:val="0"/>
              <w:divBdr>
                <w:top w:val="none" w:sz="0" w:space="0" w:color="auto"/>
                <w:left w:val="none" w:sz="0" w:space="0" w:color="auto"/>
                <w:bottom w:val="none" w:sz="0" w:space="0" w:color="auto"/>
                <w:right w:val="none" w:sz="0" w:space="0" w:color="auto"/>
              </w:divBdr>
            </w:div>
            <w:div w:id="112528784">
              <w:marLeft w:val="0"/>
              <w:marRight w:val="0"/>
              <w:marTop w:val="0"/>
              <w:marBottom w:val="0"/>
              <w:divBdr>
                <w:top w:val="none" w:sz="0" w:space="0" w:color="auto"/>
                <w:left w:val="none" w:sz="0" w:space="0" w:color="auto"/>
                <w:bottom w:val="none" w:sz="0" w:space="0" w:color="auto"/>
                <w:right w:val="none" w:sz="0" w:space="0" w:color="auto"/>
              </w:divBdr>
            </w:div>
            <w:div w:id="1372652945">
              <w:marLeft w:val="0"/>
              <w:marRight w:val="0"/>
              <w:marTop w:val="0"/>
              <w:marBottom w:val="0"/>
              <w:divBdr>
                <w:top w:val="none" w:sz="0" w:space="0" w:color="auto"/>
                <w:left w:val="none" w:sz="0" w:space="0" w:color="auto"/>
                <w:bottom w:val="none" w:sz="0" w:space="0" w:color="auto"/>
                <w:right w:val="none" w:sz="0" w:space="0" w:color="auto"/>
              </w:divBdr>
            </w:div>
            <w:div w:id="229342497">
              <w:marLeft w:val="0"/>
              <w:marRight w:val="0"/>
              <w:marTop w:val="0"/>
              <w:marBottom w:val="0"/>
              <w:divBdr>
                <w:top w:val="none" w:sz="0" w:space="0" w:color="auto"/>
                <w:left w:val="none" w:sz="0" w:space="0" w:color="auto"/>
                <w:bottom w:val="none" w:sz="0" w:space="0" w:color="auto"/>
                <w:right w:val="none" w:sz="0" w:space="0" w:color="auto"/>
              </w:divBdr>
            </w:div>
            <w:div w:id="135224861">
              <w:marLeft w:val="0"/>
              <w:marRight w:val="0"/>
              <w:marTop w:val="0"/>
              <w:marBottom w:val="0"/>
              <w:divBdr>
                <w:top w:val="none" w:sz="0" w:space="0" w:color="auto"/>
                <w:left w:val="none" w:sz="0" w:space="0" w:color="auto"/>
                <w:bottom w:val="none" w:sz="0" w:space="0" w:color="auto"/>
                <w:right w:val="none" w:sz="0" w:space="0" w:color="auto"/>
              </w:divBdr>
            </w:div>
            <w:div w:id="496458946">
              <w:marLeft w:val="0"/>
              <w:marRight w:val="0"/>
              <w:marTop w:val="0"/>
              <w:marBottom w:val="0"/>
              <w:divBdr>
                <w:top w:val="none" w:sz="0" w:space="0" w:color="auto"/>
                <w:left w:val="none" w:sz="0" w:space="0" w:color="auto"/>
                <w:bottom w:val="none" w:sz="0" w:space="0" w:color="auto"/>
                <w:right w:val="none" w:sz="0" w:space="0" w:color="auto"/>
              </w:divBdr>
            </w:div>
            <w:div w:id="601693990">
              <w:marLeft w:val="0"/>
              <w:marRight w:val="0"/>
              <w:marTop w:val="0"/>
              <w:marBottom w:val="0"/>
              <w:divBdr>
                <w:top w:val="none" w:sz="0" w:space="0" w:color="auto"/>
                <w:left w:val="none" w:sz="0" w:space="0" w:color="auto"/>
                <w:bottom w:val="none" w:sz="0" w:space="0" w:color="auto"/>
                <w:right w:val="none" w:sz="0" w:space="0" w:color="auto"/>
              </w:divBdr>
            </w:div>
            <w:div w:id="361324984">
              <w:marLeft w:val="0"/>
              <w:marRight w:val="0"/>
              <w:marTop w:val="0"/>
              <w:marBottom w:val="0"/>
              <w:divBdr>
                <w:top w:val="none" w:sz="0" w:space="0" w:color="auto"/>
                <w:left w:val="none" w:sz="0" w:space="0" w:color="auto"/>
                <w:bottom w:val="none" w:sz="0" w:space="0" w:color="auto"/>
                <w:right w:val="none" w:sz="0" w:space="0" w:color="auto"/>
              </w:divBdr>
            </w:div>
            <w:div w:id="1822651606">
              <w:marLeft w:val="0"/>
              <w:marRight w:val="0"/>
              <w:marTop w:val="0"/>
              <w:marBottom w:val="0"/>
              <w:divBdr>
                <w:top w:val="none" w:sz="0" w:space="0" w:color="auto"/>
                <w:left w:val="none" w:sz="0" w:space="0" w:color="auto"/>
                <w:bottom w:val="none" w:sz="0" w:space="0" w:color="auto"/>
                <w:right w:val="none" w:sz="0" w:space="0" w:color="auto"/>
              </w:divBdr>
            </w:div>
            <w:div w:id="1843665280">
              <w:marLeft w:val="0"/>
              <w:marRight w:val="0"/>
              <w:marTop w:val="0"/>
              <w:marBottom w:val="0"/>
              <w:divBdr>
                <w:top w:val="none" w:sz="0" w:space="0" w:color="auto"/>
                <w:left w:val="none" w:sz="0" w:space="0" w:color="auto"/>
                <w:bottom w:val="none" w:sz="0" w:space="0" w:color="auto"/>
                <w:right w:val="none" w:sz="0" w:space="0" w:color="auto"/>
              </w:divBdr>
            </w:div>
            <w:div w:id="1448966048">
              <w:marLeft w:val="0"/>
              <w:marRight w:val="0"/>
              <w:marTop w:val="0"/>
              <w:marBottom w:val="0"/>
              <w:divBdr>
                <w:top w:val="none" w:sz="0" w:space="0" w:color="auto"/>
                <w:left w:val="none" w:sz="0" w:space="0" w:color="auto"/>
                <w:bottom w:val="none" w:sz="0" w:space="0" w:color="auto"/>
                <w:right w:val="none" w:sz="0" w:space="0" w:color="auto"/>
              </w:divBdr>
            </w:div>
            <w:div w:id="1309016555">
              <w:marLeft w:val="0"/>
              <w:marRight w:val="0"/>
              <w:marTop w:val="0"/>
              <w:marBottom w:val="0"/>
              <w:divBdr>
                <w:top w:val="none" w:sz="0" w:space="0" w:color="auto"/>
                <w:left w:val="none" w:sz="0" w:space="0" w:color="auto"/>
                <w:bottom w:val="none" w:sz="0" w:space="0" w:color="auto"/>
                <w:right w:val="none" w:sz="0" w:space="0" w:color="auto"/>
              </w:divBdr>
            </w:div>
            <w:div w:id="291131348">
              <w:marLeft w:val="0"/>
              <w:marRight w:val="0"/>
              <w:marTop w:val="0"/>
              <w:marBottom w:val="0"/>
              <w:divBdr>
                <w:top w:val="none" w:sz="0" w:space="0" w:color="auto"/>
                <w:left w:val="none" w:sz="0" w:space="0" w:color="auto"/>
                <w:bottom w:val="none" w:sz="0" w:space="0" w:color="auto"/>
                <w:right w:val="none" w:sz="0" w:space="0" w:color="auto"/>
              </w:divBdr>
            </w:div>
            <w:div w:id="610210534">
              <w:marLeft w:val="0"/>
              <w:marRight w:val="0"/>
              <w:marTop w:val="0"/>
              <w:marBottom w:val="0"/>
              <w:divBdr>
                <w:top w:val="none" w:sz="0" w:space="0" w:color="auto"/>
                <w:left w:val="none" w:sz="0" w:space="0" w:color="auto"/>
                <w:bottom w:val="none" w:sz="0" w:space="0" w:color="auto"/>
                <w:right w:val="none" w:sz="0" w:space="0" w:color="auto"/>
              </w:divBdr>
            </w:div>
            <w:div w:id="276453924">
              <w:marLeft w:val="0"/>
              <w:marRight w:val="0"/>
              <w:marTop w:val="0"/>
              <w:marBottom w:val="0"/>
              <w:divBdr>
                <w:top w:val="none" w:sz="0" w:space="0" w:color="auto"/>
                <w:left w:val="none" w:sz="0" w:space="0" w:color="auto"/>
                <w:bottom w:val="none" w:sz="0" w:space="0" w:color="auto"/>
                <w:right w:val="none" w:sz="0" w:space="0" w:color="auto"/>
              </w:divBdr>
            </w:div>
            <w:div w:id="734204022">
              <w:marLeft w:val="0"/>
              <w:marRight w:val="0"/>
              <w:marTop w:val="0"/>
              <w:marBottom w:val="0"/>
              <w:divBdr>
                <w:top w:val="none" w:sz="0" w:space="0" w:color="auto"/>
                <w:left w:val="none" w:sz="0" w:space="0" w:color="auto"/>
                <w:bottom w:val="none" w:sz="0" w:space="0" w:color="auto"/>
                <w:right w:val="none" w:sz="0" w:space="0" w:color="auto"/>
              </w:divBdr>
            </w:div>
            <w:div w:id="2038386265">
              <w:marLeft w:val="0"/>
              <w:marRight w:val="0"/>
              <w:marTop w:val="0"/>
              <w:marBottom w:val="0"/>
              <w:divBdr>
                <w:top w:val="none" w:sz="0" w:space="0" w:color="auto"/>
                <w:left w:val="none" w:sz="0" w:space="0" w:color="auto"/>
                <w:bottom w:val="none" w:sz="0" w:space="0" w:color="auto"/>
                <w:right w:val="none" w:sz="0" w:space="0" w:color="auto"/>
              </w:divBdr>
            </w:div>
            <w:div w:id="1318073579">
              <w:marLeft w:val="0"/>
              <w:marRight w:val="0"/>
              <w:marTop w:val="0"/>
              <w:marBottom w:val="0"/>
              <w:divBdr>
                <w:top w:val="none" w:sz="0" w:space="0" w:color="auto"/>
                <w:left w:val="none" w:sz="0" w:space="0" w:color="auto"/>
                <w:bottom w:val="none" w:sz="0" w:space="0" w:color="auto"/>
                <w:right w:val="none" w:sz="0" w:space="0" w:color="auto"/>
              </w:divBdr>
            </w:div>
            <w:div w:id="973484610">
              <w:marLeft w:val="0"/>
              <w:marRight w:val="0"/>
              <w:marTop w:val="0"/>
              <w:marBottom w:val="0"/>
              <w:divBdr>
                <w:top w:val="none" w:sz="0" w:space="0" w:color="auto"/>
                <w:left w:val="none" w:sz="0" w:space="0" w:color="auto"/>
                <w:bottom w:val="none" w:sz="0" w:space="0" w:color="auto"/>
                <w:right w:val="none" w:sz="0" w:space="0" w:color="auto"/>
              </w:divBdr>
            </w:div>
            <w:div w:id="430399709">
              <w:marLeft w:val="0"/>
              <w:marRight w:val="0"/>
              <w:marTop w:val="0"/>
              <w:marBottom w:val="0"/>
              <w:divBdr>
                <w:top w:val="none" w:sz="0" w:space="0" w:color="auto"/>
                <w:left w:val="none" w:sz="0" w:space="0" w:color="auto"/>
                <w:bottom w:val="none" w:sz="0" w:space="0" w:color="auto"/>
                <w:right w:val="none" w:sz="0" w:space="0" w:color="auto"/>
              </w:divBdr>
            </w:div>
            <w:div w:id="897590702">
              <w:marLeft w:val="0"/>
              <w:marRight w:val="0"/>
              <w:marTop w:val="0"/>
              <w:marBottom w:val="0"/>
              <w:divBdr>
                <w:top w:val="none" w:sz="0" w:space="0" w:color="auto"/>
                <w:left w:val="none" w:sz="0" w:space="0" w:color="auto"/>
                <w:bottom w:val="none" w:sz="0" w:space="0" w:color="auto"/>
                <w:right w:val="none" w:sz="0" w:space="0" w:color="auto"/>
              </w:divBdr>
            </w:div>
            <w:div w:id="663513663">
              <w:marLeft w:val="0"/>
              <w:marRight w:val="0"/>
              <w:marTop w:val="0"/>
              <w:marBottom w:val="0"/>
              <w:divBdr>
                <w:top w:val="none" w:sz="0" w:space="0" w:color="auto"/>
                <w:left w:val="none" w:sz="0" w:space="0" w:color="auto"/>
                <w:bottom w:val="none" w:sz="0" w:space="0" w:color="auto"/>
                <w:right w:val="none" w:sz="0" w:space="0" w:color="auto"/>
              </w:divBdr>
            </w:div>
            <w:div w:id="180439970">
              <w:marLeft w:val="0"/>
              <w:marRight w:val="0"/>
              <w:marTop w:val="0"/>
              <w:marBottom w:val="0"/>
              <w:divBdr>
                <w:top w:val="none" w:sz="0" w:space="0" w:color="auto"/>
                <w:left w:val="none" w:sz="0" w:space="0" w:color="auto"/>
                <w:bottom w:val="none" w:sz="0" w:space="0" w:color="auto"/>
                <w:right w:val="none" w:sz="0" w:space="0" w:color="auto"/>
              </w:divBdr>
            </w:div>
            <w:div w:id="872617576">
              <w:marLeft w:val="0"/>
              <w:marRight w:val="0"/>
              <w:marTop w:val="0"/>
              <w:marBottom w:val="0"/>
              <w:divBdr>
                <w:top w:val="none" w:sz="0" w:space="0" w:color="auto"/>
                <w:left w:val="none" w:sz="0" w:space="0" w:color="auto"/>
                <w:bottom w:val="none" w:sz="0" w:space="0" w:color="auto"/>
                <w:right w:val="none" w:sz="0" w:space="0" w:color="auto"/>
              </w:divBdr>
            </w:div>
            <w:div w:id="729154983">
              <w:marLeft w:val="0"/>
              <w:marRight w:val="0"/>
              <w:marTop w:val="0"/>
              <w:marBottom w:val="0"/>
              <w:divBdr>
                <w:top w:val="none" w:sz="0" w:space="0" w:color="auto"/>
                <w:left w:val="none" w:sz="0" w:space="0" w:color="auto"/>
                <w:bottom w:val="none" w:sz="0" w:space="0" w:color="auto"/>
                <w:right w:val="none" w:sz="0" w:space="0" w:color="auto"/>
              </w:divBdr>
            </w:div>
            <w:div w:id="1348026174">
              <w:marLeft w:val="0"/>
              <w:marRight w:val="0"/>
              <w:marTop w:val="0"/>
              <w:marBottom w:val="0"/>
              <w:divBdr>
                <w:top w:val="none" w:sz="0" w:space="0" w:color="auto"/>
                <w:left w:val="none" w:sz="0" w:space="0" w:color="auto"/>
                <w:bottom w:val="none" w:sz="0" w:space="0" w:color="auto"/>
                <w:right w:val="none" w:sz="0" w:space="0" w:color="auto"/>
              </w:divBdr>
            </w:div>
            <w:div w:id="1129124749">
              <w:marLeft w:val="0"/>
              <w:marRight w:val="0"/>
              <w:marTop w:val="0"/>
              <w:marBottom w:val="0"/>
              <w:divBdr>
                <w:top w:val="none" w:sz="0" w:space="0" w:color="auto"/>
                <w:left w:val="none" w:sz="0" w:space="0" w:color="auto"/>
                <w:bottom w:val="none" w:sz="0" w:space="0" w:color="auto"/>
                <w:right w:val="none" w:sz="0" w:space="0" w:color="auto"/>
              </w:divBdr>
            </w:div>
            <w:div w:id="204410833">
              <w:marLeft w:val="0"/>
              <w:marRight w:val="0"/>
              <w:marTop w:val="0"/>
              <w:marBottom w:val="0"/>
              <w:divBdr>
                <w:top w:val="none" w:sz="0" w:space="0" w:color="auto"/>
                <w:left w:val="none" w:sz="0" w:space="0" w:color="auto"/>
                <w:bottom w:val="none" w:sz="0" w:space="0" w:color="auto"/>
                <w:right w:val="none" w:sz="0" w:space="0" w:color="auto"/>
              </w:divBdr>
            </w:div>
            <w:div w:id="1516964516">
              <w:marLeft w:val="0"/>
              <w:marRight w:val="0"/>
              <w:marTop w:val="0"/>
              <w:marBottom w:val="0"/>
              <w:divBdr>
                <w:top w:val="none" w:sz="0" w:space="0" w:color="auto"/>
                <w:left w:val="none" w:sz="0" w:space="0" w:color="auto"/>
                <w:bottom w:val="none" w:sz="0" w:space="0" w:color="auto"/>
                <w:right w:val="none" w:sz="0" w:space="0" w:color="auto"/>
              </w:divBdr>
            </w:div>
            <w:div w:id="10839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3277">
      <w:bodyDiv w:val="1"/>
      <w:marLeft w:val="0"/>
      <w:marRight w:val="0"/>
      <w:marTop w:val="0"/>
      <w:marBottom w:val="0"/>
      <w:divBdr>
        <w:top w:val="none" w:sz="0" w:space="0" w:color="auto"/>
        <w:left w:val="none" w:sz="0" w:space="0" w:color="auto"/>
        <w:bottom w:val="none" w:sz="0" w:space="0" w:color="auto"/>
        <w:right w:val="none" w:sz="0" w:space="0" w:color="auto"/>
      </w:divBdr>
    </w:div>
    <w:div w:id="574053448">
      <w:bodyDiv w:val="1"/>
      <w:marLeft w:val="0"/>
      <w:marRight w:val="0"/>
      <w:marTop w:val="0"/>
      <w:marBottom w:val="0"/>
      <w:divBdr>
        <w:top w:val="none" w:sz="0" w:space="0" w:color="auto"/>
        <w:left w:val="none" w:sz="0" w:space="0" w:color="auto"/>
        <w:bottom w:val="none" w:sz="0" w:space="0" w:color="auto"/>
        <w:right w:val="none" w:sz="0" w:space="0" w:color="auto"/>
      </w:divBdr>
      <w:divsChild>
        <w:div w:id="907181613">
          <w:marLeft w:val="0"/>
          <w:marRight w:val="0"/>
          <w:marTop w:val="0"/>
          <w:marBottom w:val="0"/>
          <w:divBdr>
            <w:top w:val="none" w:sz="0" w:space="0" w:color="auto"/>
            <w:left w:val="none" w:sz="0" w:space="0" w:color="auto"/>
            <w:bottom w:val="none" w:sz="0" w:space="0" w:color="auto"/>
            <w:right w:val="none" w:sz="0" w:space="0" w:color="auto"/>
          </w:divBdr>
          <w:divsChild>
            <w:div w:id="288903483">
              <w:marLeft w:val="0"/>
              <w:marRight w:val="0"/>
              <w:marTop w:val="0"/>
              <w:marBottom w:val="0"/>
              <w:divBdr>
                <w:top w:val="none" w:sz="0" w:space="0" w:color="auto"/>
                <w:left w:val="none" w:sz="0" w:space="0" w:color="auto"/>
                <w:bottom w:val="none" w:sz="0" w:space="0" w:color="auto"/>
                <w:right w:val="none" w:sz="0" w:space="0" w:color="auto"/>
              </w:divBdr>
            </w:div>
            <w:div w:id="1816527016">
              <w:marLeft w:val="0"/>
              <w:marRight w:val="0"/>
              <w:marTop w:val="0"/>
              <w:marBottom w:val="0"/>
              <w:divBdr>
                <w:top w:val="none" w:sz="0" w:space="0" w:color="auto"/>
                <w:left w:val="none" w:sz="0" w:space="0" w:color="auto"/>
                <w:bottom w:val="none" w:sz="0" w:space="0" w:color="auto"/>
                <w:right w:val="none" w:sz="0" w:space="0" w:color="auto"/>
              </w:divBdr>
            </w:div>
            <w:div w:id="946545586">
              <w:marLeft w:val="0"/>
              <w:marRight w:val="0"/>
              <w:marTop w:val="0"/>
              <w:marBottom w:val="0"/>
              <w:divBdr>
                <w:top w:val="none" w:sz="0" w:space="0" w:color="auto"/>
                <w:left w:val="none" w:sz="0" w:space="0" w:color="auto"/>
                <w:bottom w:val="none" w:sz="0" w:space="0" w:color="auto"/>
                <w:right w:val="none" w:sz="0" w:space="0" w:color="auto"/>
              </w:divBdr>
            </w:div>
            <w:div w:id="1845705665">
              <w:marLeft w:val="0"/>
              <w:marRight w:val="0"/>
              <w:marTop w:val="0"/>
              <w:marBottom w:val="0"/>
              <w:divBdr>
                <w:top w:val="none" w:sz="0" w:space="0" w:color="auto"/>
                <w:left w:val="none" w:sz="0" w:space="0" w:color="auto"/>
                <w:bottom w:val="none" w:sz="0" w:space="0" w:color="auto"/>
                <w:right w:val="none" w:sz="0" w:space="0" w:color="auto"/>
              </w:divBdr>
            </w:div>
            <w:div w:id="1719669727">
              <w:marLeft w:val="0"/>
              <w:marRight w:val="0"/>
              <w:marTop w:val="0"/>
              <w:marBottom w:val="0"/>
              <w:divBdr>
                <w:top w:val="none" w:sz="0" w:space="0" w:color="auto"/>
                <w:left w:val="none" w:sz="0" w:space="0" w:color="auto"/>
                <w:bottom w:val="none" w:sz="0" w:space="0" w:color="auto"/>
                <w:right w:val="none" w:sz="0" w:space="0" w:color="auto"/>
              </w:divBdr>
            </w:div>
            <w:div w:id="1759058935">
              <w:marLeft w:val="0"/>
              <w:marRight w:val="0"/>
              <w:marTop w:val="0"/>
              <w:marBottom w:val="0"/>
              <w:divBdr>
                <w:top w:val="none" w:sz="0" w:space="0" w:color="auto"/>
                <w:left w:val="none" w:sz="0" w:space="0" w:color="auto"/>
                <w:bottom w:val="none" w:sz="0" w:space="0" w:color="auto"/>
                <w:right w:val="none" w:sz="0" w:space="0" w:color="auto"/>
              </w:divBdr>
            </w:div>
            <w:div w:id="1918057395">
              <w:marLeft w:val="0"/>
              <w:marRight w:val="0"/>
              <w:marTop w:val="0"/>
              <w:marBottom w:val="0"/>
              <w:divBdr>
                <w:top w:val="none" w:sz="0" w:space="0" w:color="auto"/>
                <w:left w:val="none" w:sz="0" w:space="0" w:color="auto"/>
                <w:bottom w:val="none" w:sz="0" w:space="0" w:color="auto"/>
                <w:right w:val="none" w:sz="0" w:space="0" w:color="auto"/>
              </w:divBdr>
            </w:div>
            <w:div w:id="1792288852">
              <w:marLeft w:val="0"/>
              <w:marRight w:val="0"/>
              <w:marTop w:val="0"/>
              <w:marBottom w:val="0"/>
              <w:divBdr>
                <w:top w:val="none" w:sz="0" w:space="0" w:color="auto"/>
                <w:left w:val="none" w:sz="0" w:space="0" w:color="auto"/>
                <w:bottom w:val="none" w:sz="0" w:space="0" w:color="auto"/>
                <w:right w:val="none" w:sz="0" w:space="0" w:color="auto"/>
              </w:divBdr>
            </w:div>
            <w:div w:id="932471917">
              <w:marLeft w:val="0"/>
              <w:marRight w:val="0"/>
              <w:marTop w:val="0"/>
              <w:marBottom w:val="0"/>
              <w:divBdr>
                <w:top w:val="none" w:sz="0" w:space="0" w:color="auto"/>
                <w:left w:val="none" w:sz="0" w:space="0" w:color="auto"/>
                <w:bottom w:val="none" w:sz="0" w:space="0" w:color="auto"/>
                <w:right w:val="none" w:sz="0" w:space="0" w:color="auto"/>
              </w:divBdr>
            </w:div>
            <w:div w:id="1265841510">
              <w:marLeft w:val="0"/>
              <w:marRight w:val="0"/>
              <w:marTop w:val="0"/>
              <w:marBottom w:val="0"/>
              <w:divBdr>
                <w:top w:val="none" w:sz="0" w:space="0" w:color="auto"/>
                <w:left w:val="none" w:sz="0" w:space="0" w:color="auto"/>
                <w:bottom w:val="none" w:sz="0" w:space="0" w:color="auto"/>
                <w:right w:val="none" w:sz="0" w:space="0" w:color="auto"/>
              </w:divBdr>
            </w:div>
            <w:div w:id="290868523">
              <w:marLeft w:val="0"/>
              <w:marRight w:val="0"/>
              <w:marTop w:val="0"/>
              <w:marBottom w:val="0"/>
              <w:divBdr>
                <w:top w:val="none" w:sz="0" w:space="0" w:color="auto"/>
                <w:left w:val="none" w:sz="0" w:space="0" w:color="auto"/>
                <w:bottom w:val="none" w:sz="0" w:space="0" w:color="auto"/>
                <w:right w:val="none" w:sz="0" w:space="0" w:color="auto"/>
              </w:divBdr>
            </w:div>
            <w:div w:id="321085306">
              <w:marLeft w:val="0"/>
              <w:marRight w:val="0"/>
              <w:marTop w:val="0"/>
              <w:marBottom w:val="0"/>
              <w:divBdr>
                <w:top w:val="none" w:sz="0" w:space="0" w:color="auto"/>
                <w:left w:val="none" w:sz="0" w:space="0" w:color="auto"/>
                <w:bottom w:val="none" w:sz="0" w:space="0" w:color="auto"/>
                <w:right w:val="none" w:sz="0" w:space="0" w:color="auto"/>
              </w:divBdr>
            </w:div>
            <w:div w:id="2023314957">
              <w:marLeft w:val="0"/>
              <w:marRight w:val="0"/>
              <w:marTop w:val="0"/>
              <w:marBottom w:val="0"/>
              <w:divBdr>
                <w:top w:val="none" w:sz="0" w:space="0" w:color="auto"/>
                <w:left w:val="none" w:sz="0" w:space="0" w:color="auto"/>
                <w:bottom w:val="none" w:sz="0" w:space="0" w:color="auto"/>
                <w:right w:val="none" w:sz="0" w:space="0" w:color="auto"/>
              </w:divBdr>
            </w:div>
            <w:div w:id="1409812206">
              <w:marLeft w:val="0"/>
              <w:marRight w:val="0"/>
              <w:marTop w:val="0"/>
              <w:marBottom w:val="0"/>
              <w:divBdr>
                <w:top w:val="none" w:sz="0" w:space="0" w:color="auto"/>
                <w:left w:val="none" w:sz="0" w:space="0" w:color="auto"/>
                <w:bottom w:val="none" w:sz="0" w:space="0" w:color="auto"/>
                <w:right w:val="none" w:sz="0" w:space="0" w:color="auto"/>
              </w:divBdr>
            </w:div>
            <w:div w:id="1600404913">
              <w:marLeft w:val="0"/>
              <w:marRight w:val="0"/>
              <w:marTop w:val="0"/>
              <w:marBottom w:val="0"/>
              <w:divBdr>
                <w:top w:val="none" w:sz="0" w:space="0" w:color="auto"/>
                <w:left w:val="none" w:sz="0" w:space="0" w:color="auto"/>
                <w:bottom w:val="none" w:sz="0" w:space="0" w:color="auto"/>
                <w:right w:val="none" w:sz="0" w:space="0" w:color="auto"/>
              </w:divBdr>
            </w:div>
            <w:div w:id="1489325075">
              <w:marLeft w:val="0"/>
              <w:marRight w:val="0"/>
              <w:marTop w:val="0"/>
              <w:marBottom w:val="0"/>
              <w:divBdr>
                <w:top w:val="none" w:sz="0" w:space="0" w:color="auto"/>
                <w:left w:val="none" w:sz="0" w:space="0" w:color="auto"/>
                <w:bottom w:val="none" w:sz="0" w:space="0" w:color="auto"/>
                <w:right w:val="none" w:sz="0" w:space="0" w:color="auto"/>
              </w:divBdr>
            </w:div>
            <w:div w:id="363528295">
              <w:marLeft w:val="0"/>
              <w:marRight w:val="0"/>
              <w:marTop w:val="0"/>
              <w:marBottom w:val="0"/>
              <w:divBdr>
                <w:top w:val="none" w:sz="0" w:space="0" w:color="auto"/>
                <w:left w:val="none" w:sz="0" w:space="0" w:color="auto"/>
                <w:bottom w:val="none" w:sz="0" w:space="0" w:color="auto"/>
                <w:right w:val="none" w:sz="0" w:space="0" w:color="auto"/>
              </w:divBdr>
            </w:div>
            <w:div w:id="1744987826">
              <w:marLeft w:val="0"/>
              <w:marRight w:val="0"/>
              <w:marTop w:val="0"/>
              <w:marBottom w:val="0"/>
              <w:divBdr>
                <w:top w:val="none" w:sz="0" w:space="0" w:color="auto"/>
                <w:left w:val="none" w:sz="0" w:space="0" w:color="auto"/>
                <w:bottom w:val="none" w:sz="0" w:space="0" w:color="auto"/>
                <w:right w:val="none" w:sz="0" w:space="0" w:color="auto"/>
              </w:divBdr>
            </w:div>
            <w:div w:id="1356149512">
              <w:marLeft w:val="0"/>
              <w:marRight w:val="0"/>
              <w:marTop w:val="0"/>
              <w:marBottom w:val="0"/>
              <w:divBdr>
                <w:top w:val="none" w:sz="0" w:space="0" w:color="auto"/>
                <w:left w:val="none" w:sz="0" w:space="0" w:color="auto"/>
                <w:bottom w:val="none" w:sz="0" w:space="0" w:color="auto"/>
                <w:right w:val="none" w:sz="0" w:space="0" w:color="auto"/>
              </w:divBdr>
            </w:div>
            <w:div w:id="1148743857">
              <w:marLeft w:val="0"/>
              <w:marRight w:val="0"/>
              <w:marTop w:val="0"/>
              <w:marBottom w:val="0"/>
              <w:divBdr>
                <w:top w:val="none" w:sz="0" w:space="0" w:color="auto"/>
                <w:left w:val="none" w:sz="0" w:space="0" w:color="auto"/>
                <w:bottom w:val="none" w:sz="0" w:space="0" w:color="auto"/>
                <w:right w:val="none" w:sz="0" w:space="0" w:color="auto"/>
              </w:divBdr>
            </w:div>
            <w:div w:id="1897232507">
              <w:marLeft w:val="0"/>
              <w:marRight w:val="0"/>
              <w:marTop w:val="0"/>
              <w:marBottom w:val="0"/>
              <w:divBdr>
                <w:top w:val="none" w:sz="0" w:space="0" w:color="auto"/>
                <w:left w:val="none" w:sz="0" w:space="0" w:color="auto"/>
                <w:bottom w:val="none" w:sz="0" w:space="0" w:color="auto"/>
                <w:right w:val="none" w:sz="0" w:space="0" w:color="auto"/>
              </w:divBdr>
            </w:div>
            <w:div w:id="1001936135">
              <w:marLeft w:val="0"/>
              <w:marRight w:val="0"/>
              <w:marTop w:val="0"/>
              <w:marBottom w:val="0"/>
              <w:divBdr>
                <w:top w:val="none" w:sz="0" w:space="0" w:color="auto"/>
                <w:left w:val="none" w:sz="0" w:space="0" w:color="auto"/>
                <w:bottom w:val="none" w:sz="0" w:space="0" w:color="auto"/>
                <w:right w:val="none" w:sz="0" w:space="0" w:color="auto"/>
              </w:divBdr>
            </w:div>
            <w:div w:id="155001389">
              <w:marLeft w:val="0"/>
              <w:marRight w:val="0"/>
              <w:marTop w:val="0"/>
              <w:marBottom w:val="0"/>
              <w:divBdr>
                <w:top w:val="none" w:sz="0" w:space="0" w:color="auto"/>
                <w:left w:val="none" w:sz="0" w:space="0" w:color="auto"/>
                <w:bottom w:val="none" w:sz="0" w:space="0" w:color="auto"/>
                <w:right w:val="none" w:sz="0" w:space="0" w:color="auto"/>
              </w:divBdr>
            </w:div>
            <w:div w:id="766080976">
              <w:marLeft w:val="0"/>
              <w:marRight w:val="0"/>
              <w:marTop w:val="0"/>
              <w:marBottom w:val="0"/>
              <w:divBdr>
                <w:top w:val="none" w:sz="0" w:space="0" w:color="auto"/>
                <w:left w:val="none" w:sz="0" w:space="0" w:color="auto"/>
                <w:bottom w:val="none" w:sz="0" w:space="0" w:color="auto"/>
                <w:right w:val="none" w:sz="0" w:space="0" w:color="auto"/>
              </w:divBdr>
            </w:div>
            <w:div w:id="58523857">
              <w:marLeft w:val="0"/>
              <w:marRight w:val="0"/>
              <w:marTop w:val="0"/>
              <w:marBottom w:val="0"/>
              <w:divBdr>
                <w:top w:val="none" w:sz="0" w:space="0" w:color="auto"/>
                <w:left w:val="none" w:sz="0" w:space="0" w:color="auto"/>
                <w:bottom w:val="none" w:sz="0" w:space="0" w:color="auto"/>
                <w:right w:val="none" w:sz="0" w:space="0" w:color="auto"/>
              </w:divBdr>
            </w:div>
            <w:div w:id="1274435015">
              <w:marLeft w:val="0"/>
              <w:marRight w:val="0"/>
              <w:marTop w:val="0"/>
              <w:marBottom w:val="0"/>
              <w:divBdr>
                <w:top w:val="none" w:sz="0" w:space="0" w:color="auto"/>
                <w:left w:val="none" w:sz="0" w:space="0" w:color="auto"/>
                <w:bottom w:val="none" w:sz="0" w:space="0" w:color="auto"/>
                <w:right w:val="none" w:sz="0" w:space="0" w:color="auto"/>
              </w:divBdr>
            </w:div>
            <w:div w:id="1304310630">
              <w:marLeft w:val="0"/>
              <w:marRight w:val="0"/>
              <w:marTop w:val="0"/>
              <w:marBottom w:val="0"/>
              <w:divBdr>
                <w:top w:val="none" w:sz="0" w:space="0" w:color="auto"/>
                <w:left w:val="none" w:sz="0" w:space="0" w:color="auto"/>
                <w:bottom w:val="none" w:sz="0" w:space="0" w:color="auto"/>
                <w:right w:val="none" w:sz="0" w:space="0" w:color="auto"/>
              </w:divBdr>
            </w:div>
            <w:div w:id="1759515894">
              <w:marLeft w:val="0"/>
              <w:marRight w:val="0"/>
              <w:marTop w:val="0"/>
              <w:marBottom w:val="0"/>
              <w:divBdr>
                <w:top w:val="none" w:sz="0" w:space="0" w:color="auto"/>
                <w:left w:val="none" w:sz="0" w:space="0" w:color="auto"/>
                <w:bottom w:val="none" w:sz="0" w:space="0" w:color="auto"/>
                <w:right w:val="none" w:sz="0" w:space="0" w:color="auto"/>
              </w:divBdr>
            </w:div>
            <w:div w:id="815684873">
              <w:marLeft w:val="0"/>
              <w:marRight w:val="0"/>
              <w:marTop w:val="0"/>
              <w:marBottom w:val="0"/>
              <w:divBdr>
                <w:top w:val="none" w:sz="0" w:space="0" w:color="auto"/>
                <w:left w:val="none" w:sz="0" w:space="0" w:color="auto"/>
                <w:bottom w:val="none" w:sz="0" w:space="0" w:color="auto"/>
                <w:right w:val="none" w:sz="0" w:space="0" w:color="auto"/>
              </w:divBdr>
            </w:div>
            <w:div w:id="995694146">
              <w:marLeft w:val="0"/>
              <w:marRight w:val="0"/>
              <w:marTop w:val="0"/>
              <w:marBottom w:val="0"/>
              <w:divBdr>
                <w:top w:val="none" w:sz="0" w:space="0" w:color="auto"/>
                <w:left w:val="none" w:sz="0" w:space="0" w:color="auto"/>
                <w:bottom w:val="none" w:sz="0" w:space="0" w:color="auto"/>
                <w:right w:val="none" w:sz="0" w:space="0" w:color="auto"/>
              </w:divBdr>
            </w:div>
            <w:div w:id="1657800342">
              <w:marLeft w:val="0"/>
              <w:marRight w:val="0"/>
              <w:marTop w:val="0"/>
              <w:marBottom w:val="0"/>
              <w:divBdr>
                <w:top w:val="none" w:sz="0" w:space="0" w:color="auto"/>
                <w:left w:val="none" w:sz="0" w:space="0" w:color="auto"/>
                <w:bottom w:val="none" w:sz="0" w:space="0" w:color="auto"/>
                <w:right w:val="none" w:sz="0" w:space="0" w:color="auto"/>
              </w:divBdr>
            </w:div>
            <w:div w:id="688458347">
              <w:marLeft w:val="0"/>
              <w:marRight w:val="0"/>
              <w:marTop w:val="0"/>
              <w:marBottom w:val="0"/>
              <w:divBdr>
                <w:top w:val="none" w:sz="0" w:space="0" w:color="auto"/>
                <w:left w:val="none" w:sz="0" w:space="0" w:color="auto"/>
                <w:bottom w:val="none" w:sz="0" w:space="0" w:color="auto"/>
                <w:right w:val="none" w:sz="0" w:space="0" w:color="auto"/>
              </w:divBdr>
            </w:div>
            <w:div w:id="1178275350">
              <w:marLeft w:val="0"/>
              <w:marRight w:val="0"/>
              <w:marTop w:val="0"/>
              <w:marBottom w:val="0"/>
              <w:divBdr>
                <w:top w:val="none" w:sz="0" w:space="0" w:color="auto"/>
                <w:left w:val="none" w:sz="0" w:space="0" w:color="auto"/>
                <w:bottom w:val="none" w:sz="0" w:space="0" w:color="auto"/>
                <w:right w:val="none" w:sz="0" w:space="0" w:color="auto"/>
              </w:divBdr>
            </w:div>
            <w:div w:id="2070498030">
              <w:marLeft w:val="0"/>
              <w:marRight w:val="0"/>
              <w:marTop w:val="0"/>
              <w:marBottom w:val="0"/>
              <w:divBdr>
                <w:top w:val="none" w:sz="0" w:space="0" w:color="auto"/>
                <w:left w:val="none" w:sz="0" w:space="0" w:color="auto"/>
                <w:bottom w:val="none" w:sz="0" w:space="0" w:color="auto"/>
                <w:right w:val="none" w:sz="0" w:space="0" w:color="auto"/>
              </w:divBdr>
            </w:div>
            <w:div w:id="975917051">
              <w:marLeft w:val="0"/>
              <w:marRight w:val="0"/>
              <w:marTop w:val="0"/>
              <w:marBottom w:val="0"/>
              <w:divBdr>
                <w:top w:val="none" w:sz="0" w:space="0" w:color="auto"/>
                <w:left w:val="none" w:sz="0" w:space="0" w:color="auto"/>
                <w:bottom w:val="none" w:sz="0" w:space="0" w:color="auto"/>
                <w:right w:val="none" w:sz="0" w:space="0" w:color="auto"/>
              </w:divBdr>
            </w:div>
            <w:div w:id="1825311945">
              <w:marLeft w:val="0"/>
              <w:marRight w:val="0"/>
              <w:marTop w:val="0"/>
              <w:marBottom w:val="0"/>
              <w:divBdr>
                <w:top w:val="none" w:sz="0" w:space="0" w:color="auto"/>
                <w:left w:val="none" w:sz="0" w:space="0" w:color="auto"/>
                <w:bottom w:val="none" w:sz="0" w:space="0" w:color="auto"/>
                <w:right w:val="none" w:sz="0" w:space="0" w:color="auto"/>
              </w:divBdr>
            </w:div>
            <w:div w:id="2107142676">
              <w:marLeft w:val="0"/>
              <w:marRight w:val="0"/>
              <w:marTop w:val="0"/>
              <w:marBottom w:val="0"/>
              <w:divBdr>
                <w:top w:val="none" w:sz="0" w:space="0" w:color="auto"/>
                <w:left w:val="none" w:sz="0" w:space="0" w:color="auto"/>
                <w:bottom w:val="none" w:sz="0" w:space="0" w:color="auto"/>
                <w:right w:val="none" w:sz="0" w:space="0" w:color="auto"/>
              </w:divBdr>
            </w:div>
            <w:div w:id="364251533">
              <w:marLeft w:val="0"/>
              <w:marRight w:val="0"/>
              <w:marTop w:val="0"/>
              <w:marBottom w:val="0"/>
              <w:divBdr>
                <w:top w:val="none" w:sz="0" w:space="0" w:color="auto"/>
                <w:left w:val="none" w:sz="0" w:space="0" w:color="auto"/>
                <w:bottom w:val="none" w:sz="0" w:space="0" w:color="auto"/>
                <w:right w:val="none" w:sz="0" w:space="0" w:color="auto"/>
              </w:divBdr>
            </w:div>
            <w:div w:id="1798059898">
              <w:marLeft w:val="0"/>
              <w:marRight w:val="0"/>
              <w:marTop w:val="0"/>
              <w:marBottom w:val="0"/>
              <w:divBdr>
                <w:top w:val="none" w:sz="0" w:space="0" w:color="auto"/>
                <w:left w:val="none" w:sz="0" w:space="0" w:color="auto"/>
                <w:bottom w:val="none" w:sz="0" w:space="0" w:color="auto"/>
                <w:right w:val="none" w:sz="0" w:space="0" w:color="auto"/>
              </w:divBdr>
            </w:div>
            <w:div w:id="1412586682">
              <w:marLeft w:val="0"/>
              <w:marRight w:val="0"/>
              <w:marTop w:val="0"/>
              <w:marBottom w:val="0"/>
              <w:divBdr>
                <w:top w:val="none" w:sz="0" w:space="0" w:color="auto"/>
                <w:left w:val="none" w:sz="0" w:space="0" w:color="auto"/>
                <w:bottom w:val="none" w:sz="0" w:space="0" w:color="auto"/>
                <w:right w:val="none" w:sz="0" w:space="0" w:color="auto"/>
              </w:divBdr>
            </w:div>
            <w:div w:id="39599224">
              <w:marLeft w:val="0"/>
              <w:marRight w:val="0"/>
              <w:marTop w:val="0"/>
              <w:marBottom w:val="0"/>
              <w:divBdr>
                <w:top w:val="none" w:sz="0" w:space="0" w:color="auto"/>
                <w:left w:val="none" w:sz="0" w:space="0" w:color="auto"/>
                <w:bottom w:val="none" w:sz="0" w:space="0" w:color="auto"/>
                <w:right w:val="none" w:sz="0" w:space="0" w:color="auto"/>
              </w:divBdr>
            </w:div>
            <w:div w:id="1957784579">
              <w:marLeft w:val="0"/>
              <w:marRight w:val="0"/>
              <w:marTop w:val="0"/>
              <w:marBottom w:val="0"/>
              <w:divBdr>
                <w:top w:val="none" w:sz="0" w:space="0" w:color="auto"/>
                <w:left w:val="none" w:sz="0" w:space="0" w:color="auto"/>
                <w:bottom w:val="none" w:sz="0" w:space="0" w:color="auto"/>
                <w:right w:val="none" w:sz="0" w:space="0" w:color="auto"/>
              </w:divBdr>
            </w:div>
            <w:div w:id="1317875360">
              <w:marLeft w:val="0"/>
              <w:marRight w:val="0"/>
              <w:marTop w:val="0"/>
              <w:marBottom w:val="0"/>
              <w:divBdr>
                <w:top w:val="none" w:sz="0" w:space="0" w:color="auto"/>
                <w:left w:val="none" w:sz="0" w:space="0" w:color="auto"/>
                <w:bottom w:val="none" w:sz="0" w:space="0" w:color="auto"/>
                <w:right w:val="none" w:sz="0" w:space="0" w:color="auto"/>
              </w:divBdr>
            </w:div>
            <w:div w:id="1060984573">
              <w:marLeft w:val="0"/>
              <w:marRight w:val="0"/>
              <w:marTop w:val="0"/>
              <w:marBottom w:val="0"/>
              <w:divBdr>
                <w:top w:val="none" w:sz="0" w:space="0" w:color="auto"/>
                <w:left w:val="none" w:sz="0" w:space="0" w:color="auto"/>
                <w:bottom w:val="none" w:sz="0" w:space="0" w:color="auto"/>
                <w:right w:val="none" w:sz="0" w:space="0" w:color="auto"/>
              </w:divBdr>
            </w:div>
            <w:div w:id="1126657523">
              <w:marLeft w:val="0"/>
              <w:marRight w:val="0"/>
              <w:marTop w:val="0"/>
              <w:marBottom w:val="0"/>
              <w:divBdr>
                <w:top w:val="none" w:sz="0" w:space="0" w:color="auto"/>
                <w:left w:val="none" w:sz="0" w:space="0" w:color="auto"/>
                <w:bottom w:val="none" w:sz="0" w:space="0" w:color="auto"/>
                <w:right w:val="none" w:sz="0" w:space="0" w:color="auto"/>
              </w:divBdr>
            </w:div>
            <w:div w:id="706099345">
              <w:marLeft w:val="0"/>
              <w:marRight w:val="0"/>
              <w:marTop w:val="0"/>
              <w:marBottom w:val="0"/>
              <w:divBdr>
                <w:top w:val="none" w:sz="0" w:space="0" w:color="auto"/>
                <w:left w:val="none" w:sz="0" w:space="0" w:color="auto"/>
                <w:bottom w:val="none" w:sz="0" w:space="0" w:color="auto"/>
                <w:right w:val="none" w:sz="0" w:space="0" w:color="auto"/>
              </w:divBdr>
            </w:div>
            <w:div w:id="956444660">
              <w:marLeft w:val="0"/>
              <w:marRight w:val="0"/>
              <w:marTop w:val="0"/>
              <w:marBottom w:val="0"/>
              <w:divBdr>
                <w:top w:val="none" w:sz="0" w:space="0" w:color="auto"/>
                <w:left w:val="none" w:sz="0" w:space="0" w:color="auto"/>
                <w:bottom w:val="none" w:sz="0" w:space="0" w:color="auto"/>
                <w:right w:val="none" w:sz="0" w:space="0" w:color="auto"/>
              </w:divBdr>
            </w:div>
            <w:div w:id="1180923455">
              <w:marLeft w:val="0"/>
              <w:marRight w:val="0"/>
              <w:marTop w:val="0"/>
              <w:marBottom w:val="0"/>
              <w:divBdr>
                <w:top w:val="none" w:sz="0" w:space="0" w:color="auto"/>
                <w:left w:val="none" w:sz="0" w:space="0" w:color="auto"/>
                <w:bottom w:val="none" w:sz="0" w:space="0" w:color="auto"/>
                <w:right w:val="none" w:sz="0" w:space="0" w:color="auto"/>
              </w:divBdr>
            </w:div>
            <w:div w:id="1926499326">
              <w:marLeft w:val="0"/>
              <w:marRight w:val="0"/>
              <w:marTop w:val="0"/>
              <w:marBottom w:val="0"/>
              <w:divBdr>
                <w:top w:val="none" w:sz="0" w:space="0" w:color="auto"/>
                <w:left w:val="none" w:sz="0" w:space="0" w:color="auto"/>
                <w:bottom w:val="none" w:sz="0" w:space="0" w:color="auto"/>
                <w:right w:val="none" w:sz="0" w:space="0" w:color="auto"/>
              </w:divBdr>
            </w:div>
            <w:div w:id="650253437">
              <w:marLeft w:val="0"/>
              <w:marRight w:val="0"/>
              <w:marTop w:val="0"/>
              <w:marBottom w:val="0"/>
              <w:divBdr>
                <w:top w:val="none" w:sz="0" w:space="0" w:color="auto"/>
                <w:left w:val="none" w:sz="0" w:space="0" w:color="auto"/>
                <w:bottom w:val="none" w:sz="0" w:space="0" w:color="auto"/>
                <w:right w:val="none" w:sz="0" w:space="0" w:color="auto"/>
              </w:divBdr>
            </w:div>
            <w:div w:id="8678995">
              <w:marLeft w:val="0"/>
              <w:marRight w:val="0"/>
              <w:marTop w:val="0"/>
              <w:marBottom w:val="0"/>
              <w:divBdr>
                <w:top w:val="none" w:sz="0" w:space="0" w:color="auto"/>
                <w:left w:val="none" w:sz="0" w:space="0" w:color="auto"/>
                <w:bottom w:val="none" w:sz="0" w:space="0" w:color="auto"/>
                <w:right w:val="none" w:sz="0" w:space="0" w:color="auto"/>
              </w:divBdr>
            </w:div>
            <w:div w:id="2112579967">
              <w:marLeft w:val="0"/>
              <w:marRight w:val="0"/>
              <w:marTop w:val="0"/>
              <w:marBottom w:val="0"/>
              <w:divBdr>
                <w:top w:val="none" w:sz="0" w:space="0" w:color="auto"/>
                <w:left w:val="none" w:sz="0" w:space="0" w:color="auto"/>
                <w:bottom w:val="none" w:sz="0" w:space="0" w:color="auto"/>
                <w:right w:val="none" w:sz="0" w:space="0" w:color="auto"/>
              </w:divBdr>
            </w:div>
            <w:div w:id="1627659495">
              <w:marLeft w:val="0"/>
              <w:marRight w:val="0"/>
              <w:marTop w:val="0"/>
              <w:marBottom w:val="0"/>
              <w:divBdr>
                <w:top w:val="none" w:sz="0" w:space="0" w:color="auto"/>
                <w:left w:val="none" w:sz="0" w:space="0" w:color="auto"/>
                <w:bottom w:val="none" w:sz="0" w:space="0" w:color="auto"/>
                <w:right w:val="none" w:sz="0" w:space="0" w:color="auto"/>
              </w:divBdr>
            </w:div>
            <w:div w:id="1361904291">
              <w:marLeft w:val="0"/>
              <w:marRight w:val="0"/>
              <w:marTop w:val="0"/>
              <w:marBottom w:val="0"/>
              <w:divBdr>
                <w:top w:val="none" w:sz="0" w:space="0" w:color="auto"/>
                <w:left w:val="none" w:sz="0" w:space="0" w:color="auto"/>
                <w:bottom w:val="none" w:sz="0" w:space="0" w:color="auto"/>
                <w:right w:val="none" w:sz="0" w:space="0" w:color="auto"/>
              </w:divBdr>
            </w:div>
            <w:div w:id="803498932">
              <w:marLeft w:val="0"/>
              <w:marRight w:val="0"/>
              <w:marTop w:val="0"/>
              <w:marBottom w:val="0"/>
              <w:divBdr>
                <w:top w:val="none" w:sz="0" w:space="0" w:color="auto"/>
                <w:left w:val="none" w:sz="0" w:space="0" w:color="auto"/>
                <w:bottom w:val="none" w:sz="0" w:space="0" w:color="auto"/>
                <w:right w:val="none" w:sz="0" w:space="0" w:color="auto"/>
              </w:divBdr>
            </w:div>
            <w:div w:id="174076449">
              <w:marLeft w:val="0"/>
              <w:marRight w:val="0"/>
              <w:marTop w:val="0"/>
              <w:marBottom w:val="0"/>
              <w:divBdr>
                <w:top w:val="none" w:sz="0" w:space="0" w:color="auto"/>
                <w:left w:val="none" w:sz="0" w:space="0" w:color="auto"/>
                <w:bottom w:val="none" w:sz="0" w:space="0" w:color="auto"/>
                <w:right w:val="none" w:sz="0" w:space="0" w:color="auto"/>
              </w:divBdr>
            </w:div>
            <w:div w:id="666597532">
              <w:marLeft w:val="0"/>
              <w:marRight w:val="0"/>
              <w:marTop w:val="0"/>
              <w:marBottom w:val="0"/>
              <w:divBdr>
                <w:top w:val="none" w:sz="0" w:space="0" w:color="auto"/>
                <w:left w:val="none" w:sz="0" w:space="0" w:color="auto"/>
                <w:bottom w:val="none" w:sz="0" w:space="0" w:color="auto"/>
                <w:right w:val="none" w:sz="0" w:space="0" w:color="auto"/>
              </w:divBdr>
            </w:div>
            <w:div w:id="592012491">
              <w:marLeft w:val="0"/>
              <w:marRight w:val="0"/>
              <w:marTop w:val="0"/>
              <w:marBottom w:val="0"/>
              <w:divBdr>
                <w:top w:val="none" w:sz="0" w:space="0" w:color="auto"/>
                <w:left w:val="none" w:sz="0" w:space="0" w:color="auto"/>
                <w:bottom w:val="none" w:sz="0" w:space="0" w:color="auto"/>
                <w:right w:val="none" w:sz="0" w:space="0" w:color="auto"/>
              </w:divBdr>
            </w:div>
            <w:div w:id="1576552614">
              <w:marLeft w:val="0"/>
              <w:marRight w:val="0"/>
              <w:marTop w:val="0"/>
              <w:marBottom w:val="0"/>
              <w:divBdr>
                <w:top w:val="none" w:sz="0" w:space="0" w:color="auto"/>
                <w:left w:val="none" w:sz="0" w:space="0" w:color="auto"/>
                <w:bottom w:val="none" w:sz="0" w:space="0" w:color="auto"/>
                <w:right w:val="none" w:sz="0" w:space="0" w:color="auto"/>
              </w:divBdr>
            </w:div>
            <w:div w:id="334185961">
              <w:marLeft w:val="0"/>
              <w:marRight w:val="0"/>
              <w:marTop w:val="0"/>
              <w:marBottom w:val="0"/>
              <w:divBdr>
                <w:top w:val="none" w:sz="0" w:space="0" w:color="auto"/>
                <w:left w:val="none" w:sz="0" w:space="0" w:color="auto"/>
                <w:bottom w:val="none" w:sz="0" w:space="0" w:color="auto"/>
                <w:right w:val="none" w:sz="0" w:space="0" w:color="auto"/>
              </w:divBdr>
            </w:div>
            <w:div w:id="419061036">
              <w:marLeft w:val="0"/>
              <w:marRight w:val="0"/>
              <w:marTop w:val="0"/>
              <w:marBottom w:val="0"/>
              <w:divBdr>
                <w:top w:val="none" w:sz="0" w:space="0" w:color="auto"/>
                <w:left w:val="none" w:sz="0" w:space="0" w:color="auto"/>
                <w:bottom w:val="none" w:sz="0" w:space="0" w:color="auto"/>
                <w:right w:val="none" w:sz="0" w:space="0" w:color="auto"/>
              </w:divBdr>
            </w:div>
            <w:div w:id="183326271">
              <w:marLeft w:val="0"/>
              <w:marRight w:val="0"/>
              <w:marTop w:val="0"/>
              <w:marBottom w:val="0"/>
              <w:divBdr>
                <w:top w:val="none" w:sz="0" w:space="0" w:color="auto"/>
                <w:left w:val="none" w:sz="0" w:space="0" w:color="auto"/>
                <w:bottom w:val="none" w:sz="0" w:space="0" w:color="auto"/>
                <w:right w:val="none" w:sz="0" w:space="0" w:color="auto"/>
              </w:divBdr>
            </w:div>
            <w:div w:id="1590846075">
              <w:marLeft w:val="0"/>
              <w:marRight w:val="0"/>
              <w:marTop w:val="0"/>
              <w:marBottom w:val="0"/>
              <w:divBdr>
                <w:top w:val="none" w:sz="0" w:space="0" w:color="auto"/>
                <w:left w:val="none" w:sz="0" w:space="0" w:color="auto"/>
                <w:bottom w:val="none" w:sz="0" w:space="0" w:color="auto"/>
                <w:right w:val="none" w:sz="0" w:space="0" w:color="auto"/>
              </w:divBdr>
            </w:div>
            <w:div w:id="1060179270">
              <w:marLeft w:val="0"/>
              <w:marRight w:val="0"/>
              <w:marTop w:val="0"/>
              <w:marBottom w:val="0"/>
              <w:divBdr>
                <w:top w:val="none" w:sz="0" w:space="0" w:color="auto"/>
                <w:left w:val="none" w:sz="0" w:space="0" w:color="auto"/>
                <w:bottom w:val="none" w:sz="0" w:space="0" w:color="auto"/>
                <w:right w:val="none" w:sz="0" w:space="0" w:color="auto"/>
              </w:divBdr>
            </w:div>
            <w:div w:id="1349794985">
              <w:marLeft w:val="0"/>
              <w:marRight w:val="0"/>
              <w:marTop w:val="0"/>
              <w:marBottom w:val="0"/>
              <w:divBdr>
                <w:top w:val="none" w:sz="0" w:space="0" w:color="auto"/>
                <w:left w:val="none" w:sz="0" w:space="0" w:color="auto"/>
                <w:bottom w:val="none" w:sz="0" w:space="0" w:color="auto"/>
                <w:right w:val="none" w:sz="0" w:space="0" w:color="auto"/>
              </w:divBdr>
            </w:div>
            <w:div w:id="1005594527">
              <w:marLeft w:val="0"/>
              <w:marRight w:val="0"/>
              <w:marTop w:val="0"/>
              <w:marBottom w:val="0"/>
              <w:divBdr>
                <w:top w:val="none" w:sz="0" w:space="0" w:color="auto"/>
                <w:left w:val="none" w:sz="0" w:space="0" w:color="auto"/>
                <w:bottom w:val="none" w:sz="0" w:space="0" w:color="auto"/>
                <w:right w:val="none" w:sz="0" w:space="0" w:color="auto"/>
              </w:divBdr>
            </w:div>
            <w:div w:id="388500401">
              <w:marLeft w:val="0"/>
              <w:marRight w:val="0"/>
              <w:marTop w:val="0"/>
              <w:marBottom w:val="0"/>
              <w:divBdr>
                <w:top w:val="none" w:sz="0" w:space="0" w:color="auto"/>
                <w:left w:val="none" w:sz="0" w:space="0" w:color="auto"/>
                <w:bottom w:val="none" w:sz="0" w:space="0" w:color="auto"/>
                <w:right w:val="none" w:sz="0" w:space="0" w:color="auto"/>
              </w:divBdr>
            </w:div>
            <w:div w:id="140511870">
              <w:marLeft w:val="0"/>
              <w:marRight w:val="0"/>
              <w:marTop w:val="0"/>
              <w:marBottom w:val="0"/>
              <w:divBdr>
                <w:top w:val="none" w:sz="0" w:space="0" w:color="auto"/>
                <w:left w:val="none" w:sz="0" w:space="0" w:color="auto"/>
                <w:bottom w:val="none" w:sz="0" w:space="0" w:color="auto"/>
                <w:right w:val="none" w:sz="0" w:space="0" w:color="auto"/>
              </w:divBdr>
            </w:div>
            <w:div w:id="518393439">
              <w:marLeft w:val="0"/>
              <w:marRight w:val="0"/>
              <w:marTop w:val="0"/>
              <w:marBottom w:val="0"/>
              <w:divBdr>
                <w:top w:val="none" w:sz="0" w:space="0" w:color="auto"/>
                <w:left w:val="none" w:sz="0" w:space="0" w:color="auto"/>
                <w:bottom w:val="none" w:sz="0" w:space="0" w:color="auto"/>
                <w:right w:val="none" w:sz="0" w:space="0" w:color="auto"/>
              </w:divBdr>
            </w:div>
            <w:div w:id="1493640325">
              <w:marLeft w:val="0"/>
              <w:marRight w:val="0"/>
              <w:marTop w:val="0"/>
              <w:marBottom w:val="0"/>
              <w:divBdr>
                <w:top w:val="none" w:sz="0" w:space="0" w:color="auto"/>
                <w:left w:val="none" w:sz="0" w:space="0" w:color="auto"/>
                <w:bottom w:val="none" w:sz="0" w:space="0" w:color="auto"/>
                <w:right w:val="none" w:sz="0" w:space="0" w:color="auto"/>
              </w:divBdr>
            </w:div>
            <w:div w:id="331111011">
              <w:marLeft w:val="0"/>
              <w:marRight w:val="0"/>
              <w:marTop w:val="0"/>
              <w:marBottom w:val="0"/>
              <w:divBdr>
                <w:top w:val="none" w:sz="0" w:space="0" w:color="auto"/>
                <w:left w:val="none" w:sz="0" w:space="0" w:color="auto"/>
                <w:bottom w:val="none" w:sz="0" w:space="0" w:color="auto"/>
                <w:right w:val="none" w:sz="0" w:space="0" w:color="auto"/>
              </w:divBdr>
            </w:div>
            <w:div w:id="626666177">
              <w:marLeft w:val="0"/>
              <w:marRight w:val="0"/>
              <w:marTop w:val="0"/>
              <w:marBottom w:val="0"/>
              <w:divBdr>
                <w:top w:val="none" w:sz="0" w:space="0" w:color="auto"/>
                <w:left w:val="none" w:sz="0" w:space="0" w:color="auto"/>
                <w:bottom w:val="none" w:sz="0" w:space="0" w:color="auto"/>
                <w:right w:val="none" w:sz="0" w:space="0" w:color="auto"/>
              </w:divBdr>
            </w:div>
            <w:div w:id="1106853637">
              <w:marLeft w:val="0"/>
              <w:marRight w:val="0"/>
              <w:marTop w:val="0"/>
              <w:marBottom w:val="0"/>
              <w:divBdr>
                <w:top w:val="none" w:sz="0" w:space="0" w:color="auto"/>
                <w:left w:val="none" w:sz="0" w:space="0" w:color="auto"/>
                <w:bottom w:val="none" w:sz="0" w:space="0" w:color="auto"/>
                <w:right w:val="none" w:sz="0" w:space="0" w:color="auto"/>
              </w:divBdr>
            </w:div>
            <w:div w:id="1258446997">
              <w:marLeft w:val="0"/>
              <w:marRight w:val="0"/>
              <w:marTop w:val="0"/>
              <w:marBottom w:val="0"/>
              <w:divBdr>
                <w:top w:val="none" w:sz="0" w:space="0" w:color="auto"/>
                <w:left w:val="none" w:sz="0" w:space="0" w:color="auto"/>
                <w:bottom w:val="none" w:sz="0" w:space="0" w:color="auto"/>
                <w:right w:val="none" w:sz="0" w:space="0" w:color="auto"/>
              </w:divBdr>
            </w:div>
            <w:div w:id="1417752853">
              <w:marLeft w:val="0"/>
              <w:marRight w:val="0"/>
              <w:marTop w:val="0"/>
              <w:marBottom w:val="0"/>
              <w:divBdr>
                <w:top w:val="none" w:sz="0" w:space="0" w:color="auto"/>
                <w:left w:val="none" w:sz="0" w:space="0" w:color="auto"/>
                <w:bottom w:val="none" w:sz="0" w:space="0" w:color="auto"/>
                <w:right w:val="none" w:sz="0" w:space="0" w:color="auto"/>
              </w:divBdr>
            </w:div>
            <w:div w:id="2025743224">
              <w:marLeft w:val="0"/>
              <w:marRight w:val="0"/>
              <w:marTop w:val="0"/>
              <w:marBottom w:val="0"/>
              <w:divBdr>
                <w:top w:val="none" w:sz="0" w:space="0" w:color="auto"/>
                <w:left w:val="none" w:sz="0" w:space="0" w:color="auto"/>
                <w:bottom w:val="none" w:sz="0" w:space="0" w:color="auto"/>
                <w:right w:val="none" w:sz="0" w:space="0" w:color="auto"/>
              </w:divBdr>
            </w:div>
            <w:div w:id="441610705">
              <w:marLeft w:val="0"/>
              <w:marRight w:val="0"/>
              <w:marTop w:val="0"/>
              <w:marBottom w:val="0"/>
              <w:divBdr>
                <w:top w:val="none" w:sz="0" w:space="0" w:color="auto"/>
                <w:left w:val="none" w:sz="0" w:space="0" w:color="auto"/>
                <w:bottom w:val="none" w:sz="0" w:space="0" w:color="auto"/>
                <w:right w:val="none" w:sz="0" w:space="0" w:color="auto"/>
              </w:divBdr>
            </w:div>
            <w:div w:id="2074893022">
              <w:marLeft w:val="0"/>
              <w:marRight w:val="0"/>
              <w:marTop w:val="0"/>
              <w:marBottom w:val="0"/>
              <w:divBdr>
                <w:top w:val="none" w:sz="0" w:space="0" w:color="auto"/>
                <w:left w:val="none" w:sz="0" w:space="0" w:color="auto"/>
                <w:bottom w:val="none" w:sz="0" w:space="0" w:color="auto"/>
                <w:right w:val="none" w:sz="0" w:space="0" w:color="auto"/>
              </w:divBdr>
            </w:div>
            <w:div w:id="578098758">
              <w:marLeft w:val="0"/>
              <w:marRight w:val="0"/>
              <w:marTop w:val="0"/>
              <w:marBottom w:val="0"/>
              <w:divBdr>
                <w:top w:val="none" w:sz="0" w:space="0" w:color="auto"/>
                <w:left w:val="none" w:sz="0" w:space="0" w:color="auto"/>
                <w:bottom w:val="none" w:sz="0" w:space="0" w:color="auto"/>
                <w:right w:val="none" w:sz="0" w:space="0" w:color="auto"/>
              </w:divBdr>
            </w:div>
            <w:div w:id="2029602143">
              <w:marLeft w:val="0"/>
              <w:marRight w:val="0"/>
              <w:marTop w:val="0"/>
              <w:marBottom w:val="0"/>
              <w:divBdr>
                <w:top w:val="none" w:sz="0" w:space="0" w:color="auto"/>
                <w:left w:val="none" w:sz="0" w:space="0" w:color="auto"/>
                <w:bottom w:val="none" w:sz="0" w:space="0" w:color="auto"/>
                <w:right w:val="none" w:sz="0" w:space="0" w:color="auto"/>
              </w:divBdr>
            </w:div>
            <w:div w:id="1637223889">
              <w:marLeft w:val="0"/>
              <w:marRight w:val="0"/>
              <w:marTop w:val="0"/>
              <w:marBottom w:val="0"/>
              <w:divBdr>
                <w:top w:val="none" w:sz="0" w:space="0" w:color="auto"/>
                <w:left w:val="none" w:sz="0" w:space="0" w:color="auto"/>
                <w:bottom w:val="none" w:sz="0" w:space="0" w:color="auto"/>
                <w:right w:val="none" w:sz="0" w:space="0" w:color="auto"/>
              </w:divBdr>
            </w:div>
            <w:div w:id="684593052">
              <w:marLeft w:val="0"/>
              <w:marRight w:val="0"/>
              <w:marTop w:val="0"/>
              <w:marBottom w:val="0"/>
              <w:divBdr>
                <w:top w:val="none" w:sz="0" w:space="0" w:color="auto"/>
                <w:left w:val="none" w:sz="0" w:space="0" w:color="auto"/>
                <w:bottom w:val="none" w:sz="0" w:space="0" w:color="auto"/>
                <w:right w:val="none" w:sz="0" w:space="0" w:color="auto"/>
              </w:divBdr>
            </w:div>
            <w:div w:id="1616139087">
              <w:marLeft w:val="0"/>
              <w:marRight w:val="0"/>
              <w:marTop w:val="0"/>
              <w:marBottom w:val="0"/>
              <w:divBdr>
                <w:top w:val="none" w:sz="0" w:space="0" w:color="auto"/>
                <w:left w:val="none" w:sz="0" w:space="0" w:color="auto"/>
                <w:bottom w:val="none" w:sz="0" w:space="0" w:color="auto"/>
                <w:right w:val="none" w:sz="0" w:space="0" w:color="auto"/>
              </w:divBdr>
            </w:div>
            <w:div w:id="381638695">
              <w:marLeft w:val="0"/>
              <w:marRight w:val="0"/>
              <w:marTop w:val="0"/>
              <w:marBottom w:val="0"/>
              <w:divBdr>
                <w:top w:val="none" w:sz="0" w:space="0" w:color="auto"/>
                <w:left w:val="none" w:sz="0" w:space="0" w:color="auto"/>
                <w:bottom w:val="none" w:sz="0" w:space="0" w:color="auto"/>
                <w:right w:val="none" w:sz="0" w:space="0" w:color="auto"/>
              </w:divBdr>
            </w:div>
            <w:div w:id="2037920166">
              <w:marLeft w:val="0"/>
              <w:marRight w:val="0"/>
              <w:marTop w:val="0"/>
              <w:marBottom w:val="0"/>
              <w:divBdr>
                <w:top w:val="none" w:sz="0" w:space="0" w:color="auto"/>
                <w:left w:val="none" w:sz="0" w:space="0" w:color="auto"/>
                <w:bottom w:val="none" w:sz="0" w:space="0" w:color="auto"/>
                <w:right w:val="none" w:sz="0" w:space="0" w:color="auto"/>
              </w:divBdr>
            </w:div>
            <w:div w:id="1195994303">
              <w:marLeft w:val="0"/>
              <w:marRight w:val="0"/>
              <w:marTop w:val="0"/>
              <w:marBottom w:val="0"/>
              <w:divBdr>
                <w:top w:val="none" w:sz="0" w:space="0" w:color="auto"/>
                <w:left w:val="none" w:sz="0" w:space="0" w:color="auto"/>
                <w:bottom w:val="none" w:sz="0" w:space="0" w:color="auto"/>
                <w:right w:val="none" w:sz="0" w:space="0" w:color="auto"/>
              </w:divBdr>
            </w:div>
            <w:div w:id="185681467">
              <w:marLeft w:val="0"/>
              <w:marRight w:val="0"/>
              <w:marTop w:val="0"/>
              <w:marBottom w:val="0"/>
              <w:divBdr>
                <w:top w:val="none" w:sz="0" w:space="0" w:color="auto"/>
                <w:left w:val="none" w:sz="0" w:space="0" w:color="auto"/>
                <w:bottom w:val="none" w:sz="0" w:space="0" w:color="auto"/>
                <w:right w:val="none" w:sz="0" w:space="0" w:color="auto"/>
              </w:divBdr>
            </w:div>
            <w:div w:id="1581401834">
              <w:marLeft w:val="0"/>
              <w:marRight w:val="0"/>
              <w:marTop w:val="0"/>
              <w:marBottom w:val="0"/>
              <w:divBdr>
                <w:top w:val="none" w:sz="0" w:space="0" w:color="auto"/>
                <w:left w:val="none" w:sz="0" w:space="0" w:color="auto"/>
                <w:bottom w:val="none" w:sz="0" w:space="0" w:color="auto"/>
                <w:right w:val="none" w:sz="0" w:space="0" w:color="auto"/>
              </w:divBdr>
            </w:div>
            <w:div w:id="295960911">
              <w:marLeft w:val="0"/>
              <w:marRight w:val="0"/>
              <w:marTop w:val="0"/>
              <w:marBottom w:val="0"/>
              <w:divBdr>
                <w:top w:val="none" w:sz="0" w:space="0" w:color="auto"/>
                <w:left w:val="none" w:sz="0" w:space="0" w:color="auto"/>
                <w:bottom w:val="none" w:sz="0" w:space="0" w:color="auto"/>
                <w:right w:val="none" w:sz="0" w:space="0" w:color="auto"/>
              </w:divBdr>
            </w:div>
            <w:div w:id="717900273">
              <w:marLeft w:val="0"/>
              <w:marRight w:val="0"/>
              <w:marTop w:val="0"/>
              <w:marBottom w:val="0"/>
              <w:divBdr>
                <w:top w:val="none" w:sz="0" w:space="0" w:color="auto"/>
                <w:left w:val="none" w:sz="0" w:space="0" w:color="auto"/>
                <w:bottom w:val="none" w:sz="0" w:space="0" w:color="auto"/>
                <w:right w:val="none" w:sz="0" w:space="0" w:color="auto"/>
              </w:divBdr>
            </w:div>
            <w:div w:id="855387096">
              <w:marLeft w:val="0"/>
              <w:marRight w:val="0"/>
              <w:marTop w:val="0"/>
              <w:marBottom w:val="0"/>
              <w:divBdr>
                <w:top w:val="none" w:sz="0" w:space="0" w:color="auto"/>
                <w:left w:val="none" w:sz="0" w:space="0" w:color="auto"/>
                <w:bottom w:val="none" w:sz="0" w:space="0" w:color="auto"/>
                <w:right w:val="none" w:sz="0" w:space="0" w:color="auto"/>
              </w:divBdr>
            </w:div>
            <w:div w:id="231040443">
              <w:marLeft w:val="0"/>
              <w:marRight w:val="0"/>
              <w:marTop w:val="0"/>
              <w:marBottom w:val="0"/>
              <w:divBdr>
                <w:top w:val="none" w:sz="0" w:space="0" w:color="auto"/>
                <w:left w:val="none" w:sz="0" w:space="0" w:color="auto"/>
                <w:bottom w:val="none" w:sz="0" w:space="0" w:color="auto"/>
                <w:right w:val="none" w:sz="0" w:space="0" w:color="auto"/>
              </w:divBdr>
            </w:div>
            <w:div w:id="1379934049">
              <w:marLeft w:val="0"/>
              <w:marRight w:val="0"/>
              <w:marTop w:val="0"/>
              <w:marBottom w:val="0"/>
              <w:divBdr>
                <w:top w:val="none" w:sz="0" w:space="0" w:color="auto"/>
                <w:left w:val="none" w:sz="0" w:space="0" w:color="auto"/>
                <w:bottom w:val="none" w:sz="0" w:space="0" w:color="auto"/>
                <w:right w:val="none" w:sz="0" w:space="0" w:color="auto"/>
              </w:divBdr>
            </w:div>
            <w:div w:id="1357661306">
              <w:marLeft w:val="0"/>
              <w:marRight w:val="0"/>
              <w:marTop w:val="0"/>
              <w:marBottom w:val="0"/>
              <w:divBdr>
                <w:top w:val="none" w:sz="0" w:space="0" w:color="auto"/>
                <w:left w:val="none" w:sz="0" w:space="0" w:color="auto"/>
                <w:bottom w:val="none" w:sz="0" w:space="0" w:color="auto"/>
                <w:right w:val="none" w:sz="0" w:space="0" w:color="auto"/>
              </w:divBdr>
            </w:div>
            <w:div w:id="698703778">
              <w:marLeft w:val="0"/>
              <w:marRight w:val="0"/>
              <w:marTop w:val="0"/>
              <w:marBottom w:val="0"/>
              <w:divBdr>
                <w:top w:val="none" w:sz="0" w:space="0" w:color="auto"/>
                <w:left w:val="none" w:sz="0" w:space="0" w:color="auto"/>
                <w:bottom w:val="none" w:sz="0" w:space="0" w:color="auto"/>
                <w:right w:val="none" w:sz="0" w:space="0" w:color="auto"/>
              </w:divBdr>
            </w:div>
            <w:div w:id="1669207253">
              <w:marLeft w:val="0"/>
              <w:marRight w:val="0"/>
              <w:marTop w:val="0"/>
              <w:marBottom w:val="0"/>
              <w:divBdr>
                <w:top w:val="none" w:sz="0" w:space="0" w:color="auto"/>
                <w:left w:val="none" w:sz="0" w:space="0" w:color="auto"/>
                <w:bottom w:val="none" w:sz="0" w:space="0" w:color="auto"/>
                <w:right w:val="none" w:sz="0" w:space="0" w:color="auto"/>
              </w:divBdr>
            </w:div>
            <w:div w:id="741682241">
              <w:marLeft w:val="0"/>
              <w:marRight w:val="0"/>
              <w:marTop w:val="0"/>
              <w:marBottom w:val="0"/>
              <w:divBdr>
                <w:top w:val="none" w:sz="0" w:space="0" w:color="auto"/>
                <w:left w:val="none" w:sz="0" w:space="0" w:color="auto"/>
                <w:bottom w:val="none" w:sz="0" w:space="0" w:color="auto"/>
                <w:right w:val="none" w:sz="0" w:space="0" w:color="auto"/>
              </w:divBdr>
            </w:div>
            <w:div w:id="1273169590">
              <w:marLeft w:val="0"/>
              <w:marRight w:val="0"/>
              <w:marTop w:val="0"/>
              <w:marBottom w:val="0"/>
              <w:divBdr>
                <w:top w:val="none" w:sz="0" w:space="0" w:color="auto"/>
                <w:left w:val="none" w:sz="0" w:space="0" w:color="auto"/>
                <w:bottom w:val="none" w:sz="0" w:space="0" w:color="auto"/>
                <w:right w:val="none" w:sz="0" w:space="0" w:color="auto"/>
              </w:divBdr>
            </w:div>
            <w:div w:id="7299133">
              <w:marLeft w:val="0"/>
              <w:marRight w:val="0"/>
              <w:marTop w:val="0"/>
              <w:marBottom w:val="0"/>
              <w:divBdr>
                <w:top w:val="none" w:sz="0" w:space="0" w:color="auto"/>
                <w:left w:val="none" w:sz="0" w:space="0" w:color="auto"/>
                <w:bottom w:val="none" w:sz="0" w:space="0" w:color="auto"/>
                <w:right w:val="none" w:sz="0" w:space="0" w:color="auto"/>
              </w:divBdr>
            </w:div>
            <w:div w:id="1005398152">
              <w:marLeft w:val="0"/>
              <w:marRight w:val="0"/>
              <w:marTop w:val="0"/>
              <w:marBottom w:val="0"/>
              <w:divBdr>
                <w:top w:val="none" w:sz="0" w:space="0" w:color="auto"/>
                <w:left w:val="none" w:sz="0" w:space="0" w:color="auto"/>
                <w:bottom w:val="none" w:sz="0" w:space="0" w:color="auto"/>
                <w:right w:val="none" w:sz="0" w:space="0" w:color="auto"/>
              </w:divBdr>
            </w:div>
            <w:div w:id="2015719460">
              <w:marLeft w:val="0"/>
              <w:marRight w:val="0"/>
              <w:marTop w:val="0"/>
              <w:marBottom w:val="0"/>
              <w:divBdr>
                <w:top w:val="none" w:sz="0" w:space="0" w:color="auto"/>
                <w:left w:val="none" w:sz="0" w:space="0" w:color="auto"/>
                <w:bottom w:val="none" w:sz="0" w:space="0" w:color="auto"/>
                <w:right w:val="none" w:sz="0" w:space="0" w:color="auto"/>
              </w:divBdr>
            </w:div>
            <w:div w:id="1348868833">
              <w:marLeft w:val="0"/>
              <w:marRight w:val="0"/>
              <w:marTop w:val="0"/>
              <w:marBottom w:val="0"/>
              <w:divBdr>
                <w:top w:val="none" w:sz="0" w:space="0" w:color="auto"/>
                <w:left w:val="none" w:sz="0" w:space="0" w:color="auto"/>
                <w:bottom w:val="none" w:sz="0" w:space="0" w:color="auto"/>
                <w:right w:val="none" w:sz="0" w:space="0" w:color="auto"/>
              </w:divBdr>
            </w:div>
            <w:div w:id="1264342729">
              <w:marLeft w:val="0"/>
              <w:marRight w:val="0"/>
              <w:marTop w:val="0"/>
              <w:marBottom w:val="0"/>
              <w:divBdr>
                <w:top w:val="none" w:sz="0" w:space="0" w:color="auto"/>
                <w:left w:val="none" w:sz="0" w:space="0" w:color="auto"/>
                <w:bottom w:val="none" w:sz="0" w:space="0" w:color="auto"/>
                <w:right w:val="none" w:sz="0" w:space="0" w:color="auto"/>
              </w:divBdr>
            </w:div>
            <w:div w:id="2049841273">
              <w:marLeft w:val="0"/>
              <w:marRight w:val="0"/>
              <w:marTop w:val="0"/>
              <w:marBottom w:val="0"/>
              <w:divBdr>
                <w:top w:val="none" w:sz="0" w:space="0" w:color="auto"/>
                <w:left w:val="none" w:sz="0" w:space="0" w:color="auto"/>
                <w:bottom w:val="none" w:sz="0" w:space="0" w:color="auto"/>
                <w:right w:val="none" w:sz="0" w:space="0" w:color="auto"/>
              </w:divBdr>
            </w:div>
            <w:div w:id="1975286947">
              <w:marLeft w:val="0"/>
              <w:marRight w:val="0"/>
              <w:marTop w:val="0"/>
              <w:marBottom w:val="0"/>
              <w:divBdr>
                <w:top w:val="none" w:sz="0" w:space="0" w:color="auto"/>
                <w:left w:val="none" w:sz="0" w:space="0" w:color="auto"/>
                <w:bottom w:val="none" w:sz="0" w:space="0" w:color="auto"/>
                <w:right w:val="none" w:sz="0" w:space="0" w:color="auto"/>
              </w:divBdr>
            </w:div>
            <w:div w:id="645815755">
              <w:marLeft w:val="0"/>
              <w:marRight w:val="0"/>
              <w:marTop w:val="0"/>
              <w:marBottom w:val="0"/>
              <w:divBdr>
                <w:top w:val="none" w:sz="0" w:space="0" w:color="auto"/>
                <w:left w:val="none" w:sz="0" w:space="0" w:color="auto"/>
                <w:bottom w:val="none" w:sz="0" w:space="0" w:color="auto"/>
                <w:right w:val="none" w:sz="0" w:space="0" w:color="auto"/>
              </w:divBdr>
            </w:div>
            <w:div w:id="1509637142">
              <w:marLeft w:val="0"/>
              <w:marRight w:val="0"/>
              <w:marTop w:val="0"/>
              <w:marBottom w:val="0"/>
              <w:divBdr>
                <w:top w:val="none" w:sz="0" w:space="0" w:color="auto"/>
                <w:left w:val="none" w:sz="0" w:space="0" w:color="auto"/>
                <w:bottom w:val="none" w:sz="0" w:space="0" w:color="auto"/>
                <w:right w:val="none" w:sz="0" w:space="0" w:color="auto"/>
              </w:divBdr>
            </w:div>
            <w:div w:id="830684465">
              <w:marLeft w:val="0"/>
              <w:marRight w:val="0"/>
              <w:marTop w:val="0"/>
              <w:marBottom w:val="0"/>
              <w:divBdr>
                <w:top w:val="none" w:sz="0" w:space="0" w:color="auto"/>
                <w:left w:val="none" w:sz="0" w:space="0" w:color="auto"/>
                <w:bottom w:val="none" w:sz="0" w:space="0" w:color="auto"/>
                <w:right w:val="none" w:sz="0" w:space="0" w:color="auto"/>
              </w:divBdr>
            </w:div>
            <w:div w:id="311956808">
              <w:marLeft w:val="0"/>
              <w:marRight w:val="0"/>
              <w:marTop w:val="0"/>
              <w:marBottom w:val="0"/>
              <w:divBdr>
                <w:top w:val="none" w:sz="0" w:space="0" w:color="auto"/>
                <w:left w:val="none" w:sz="0" w:space="0" w:color="auto"/>
                <w:bottom w:val="none" w:sz="0" w:space="0" w:color="auto"/>
                <w:right w:val="none" w:sz="0" w:space="0" w:color="auto"/>
              </w:divBdr>
            </w:div>
            <w:div w:id="105194830">
              <w:marLeft w:val="0"/>
              <w:marRight w:val="0"/>
              <w:marTop w:val="0"/>
              <w:marBottom w:val="0"/>
              <w:divBdr>
                <w:top w:val="none" w:sz="0" w:space="0" w:color="auto"/>
                <w:left w:val="none" w:sz="0" w:space="0" w:color="auto"/>
                <w:bottom w:val="none" w:sz="0" w:space="0" w:color="auto"/>
                <w:right w:val="none" w:sz="0" w:space="0" w:color="auto"/>
              </w:divBdr>
            </w:div>
            <w:div w:id="1102260205">
              <w:marLeft w:val="0"/>
              <w:marRight w:val="0"/>
              <w:marTop w:val="0"/>
              <w:marBottom w:val="0"/>
              <w:divBdr>
                <w:top w:val="none" w:sz="0" w:space="0" w:color="auto"/>
                <w:left w:val="none" w:sz="0" w:space="0" w:color="auto"/>
                <w:bottom w:val="none" w:sz="0" w:space="0" w:color="auto"/>
                <w:right w:val="none" w:sz="0" w:space="0" w:color="auto"/>
              </w:divBdr>
            </w:div>
            <w:div w:id="1299532816">
              <w:marLeft w:val="0"/>
              <w:marRight w:val="0"/>
              <w:marTop w:val="0"/>
              <w:marBottom w:val="0"/>
              <w:divBdr>
                <w:top w:val="none" w:sz="0" w:space="0" w:color="auto"/>
                <w:left w:val="none" w:sz="0" w:space="0" w:color="auto"/>
                <w:bottom w:val="none" w:sz="0" w:space="0" w:color="auto"/>
                <w:right w:val="none" w:sz="0" w:space="0" w:color="auto"/>
              </w:divBdr>
            </w:div>
            <w:div w:id="762461128">
              <w:marLeft w:val="0"/>
              <w:marRight w:val="0"/>
              <w:marTop w:val="0"/>
              <w:marBottom w:val="0"/>
              <w:divBdr>
                <w:top w:val="none" w:sz="0" w:space="0" w:color="auto"/>
                <w:left w:val="none" w:sz="0" w:space="0" w:color="auto"/>
                <w:bottom w:val="none" w:sz="0" w:space="0" w:color="auto"/>
                <w:right w:val="none" w:sz="0" w:space="0" w:color="auto"/>
              </w:divBdr>
            </w:div>
            <w:div w:id="125201423">
              <w:marLeft w:val="0"/>
              <w:marRight w:val="0"/>
              <w:marTop w:val="0"/>
              <w:marBottom w:val="0"/>
              <w:divBdr>
                <w:top w:val="none" w:sz="0" w:space="0" w:color="auto"/>
                <w:left w:val="none" w:sz="0" w:space="0" w:color="auto"/>
                <w:bottom w:val="none" w:sz="0" w:space="0" w:color="auto"/>
                <w:right w:val="none" w:sz="0" w:space="0" w:color="auto"/>
              </w:divBdr>
            </w:div>
            <w:div w:id="641616617">
              <w:marLeft w:val="0"/>
              <w:marRight w:val="0"/>
              <w:marTop w:val="0"/>
              <w:marBottom w:val="0"/>
              <w:divBdr>
                <w:top w:val="none" w:sz="0" w:space="0" w:color="auto"/>
                <w:left w:val="none" w:sz="0" w:space="0" w:color="auto"/>
                <w:bottom w:val="none" w:sz="0" w:space="0" w:color="auto"/>
                <w:right w:val="none" w:sz="0" w:space="0" w:color="auto"/>
              </w:divBdr>
            </w:div>
            <w:div w:id="1692955219">
              <w:marLeft w:val="0"/>
              <w:marRight w:val="0"/>
              <w:marTop w:val="0"/>
              <w:marBottom w:val="0"/>
              <w:divBdr>
                <w:top w:val="none" w:sz="0" w:space="0" w:color="auto"/>
                <w:left w:val="none" w:sz="0" w:space="0" w:color="auto"/>
                <w:bottom w:val="none" w:sz="0" w:space="0" w:color="auto"/>
                <w:right w:val="none" w:sz="0" w:space="0" w:color="auto"/>
              </w:divBdr>
            </w:div>
            <w:div w:id="310792807">
              <w:marLeft w:val="0"/>
              <w:marRight w:val="0"/>
              <w:marTop w:val="0"/>
              <w:marBottom w:val="0"/>
              <w:divBdr>
                <w:top w:val="none" w:sz="0" w:space="0" w:color="auto"/>
                <w:left w:val="none" w:sz="0" w:space="0" w:color="auto"/>
                <w:bottom w:val="none" w:sz="0" w:space="0" w:color="auto"/>
                <w:right w:val="none" w:sz="0" w:space="0" w:color="auto"/>
              </w:divBdr>
            </w:div>
            <w:div w:id="1775519945">
              <w:marLeft w:val="0"/>
              <w:marRight w:val="0"/>
              <w:marTop w:val="0"/>
              <w:marBottom w:val="0"/>
              <w:divBdr>
                <w:top w:val="none" w:sz="0" w:space="0" w:color="auto"/>
                <w:left w:val="none" w:sz="0" w:space="0" w:color="auto"/>
                <w:bottom w:val="none" w:sz="0" w:space="0" w:color="auto"/>
                <w:right w:val="none" w:sz="0" w:space="0" w:color="auto"/>
              </w:divBdr>
            </w:div>
            <w:div w:id="1612319376">
              <w:marLeft w:val="0"/>
              <w:marRight w:val="0"/>
              <w:marTop w:val="0"/>
              <w:marBottom w:val="0"/>
              <w:divBdr>
                <w:top w:val="none" w:sz="0" w:space="0" w:color="auto"/>
                <w:left w:val="none" w:sz="0" w:space="0" w:color="auto"/>
                <w:bottom w:val="none" w:sz="0" w:space="0" w:color="auto"/>
                <w:right w:val="none" w:sz="0" w:space="0" w:color="auto"/>
              </w:divBdr>
            </w:div>
            <w:div w:id="1041249878">
              <w:marLeft w:val="0"/>
              <w:marRight w:val="0"/>
              <w:marTop w:val="0"/>
              <w:marBottom w:val="0"/>
              <w:divBdr>
                <w:top w:val="none" w:sz="0" w:space="0" w:color="auto"/>
                <w:left w:val="none" w:sz="0" w:space="0" w:color="auto"/>
                <w:bottom w:val="none" w:sz="0" w:space="0" w:color="auto"/>
                <w:right w:val="none" w:sz="0" w:space="0" w:color="auto"/>
              </w:divBdr>
            </w:div>
            <w:div w:id="632252643">
              <w:marLeft w:val="0"/>
              <w:marRight w:val="0"/>
              <w:marTop w:val="0"/>
              <w:marBottom w:val="0"/>
              <w:divBdr>
                <w:top w:val="none" w:sz="0" w:space="0" w:color="auto"/>
                <w:left w:val="none" w:sz="0" w:space="0" w:color="auto"/>
                <w:bottom w:val="none" w:sz="0" w:space="0" w:color="auto"/>
                <w:right w:val="none" w:sz="0" w:space="0" w:color="auto"/>
              </w:divBdr>
            </w:div>
            <w:div w:id="1806582182">
              <w:marLeft w:val="0"/>
              <w:marRight w:val="0"/>
              <w:marTop w:val="0"/>
              <w:marBottom w:val="0"/>
              <w:divBdr>
                <w:top w:val="none" w:sz="0" w:space="0" w:color="auto"/>
                <w:left w:val="none" w:sz="0" w:space="0" w:color="auto"/>
                <w:bottom w:val="none" w:sz="0" w:space="0" w:color="auto"/>
                <w:right w:val="none" w:sz="0" w:space="0" w:color="auto"/>
              </w:divBdr>
            </w:div>
            <w:div w:id="711000642">
              <w:marLeft w:val="0"/>
              <w:marRight w:val="0"/>
              <w:marTop w:val="0"/>
              <w:marBottom w:val="0"/>
              <w:divBdr>
                <w:top w:val="none" w:sz="0" w:space="0" w:color="auto"/>
                <w:left w:val="none" w:sz="0" w:space="0" w:color="auto"/>
                <w:bottom w:val="none" w:sz="0" w:space="0" w:color="auto"/>
                <w:right w:val="none" w:sz="0" w:space="0" w:color="auto"/>
              </w:divBdr>
            </w:div>
            <w:div w:id="546262505">
              <w:marLeft w:val="0"/>
              <w:marRight w:val="0"/>
              <w:marTop w:val="0"/>
              <w:marBottom w:val="0"/>
              <w:divBdr>
                <w:top w:val="none" w:sz="0" w:space="0" w:color="auto"/>
                <w:left w:val="none" w:sz="0" w:space="0" w:color="auto"/>
                <w:bottom w:val="none" w:sz="0" w:space="0" w:color="auto"/>
                <w:right w:val="none" w:sz="0" w:space="0" w:color="auto"/>
              </w:divBdr>
            </w:div>
            <w:div w:id="34045513">
              <w:marLeft w:val="0"/>
              <w:marRight w:val="0"/>
              <w:marTop w:val="0"/>
              <w:marBottom w:val="0"/>
              <w:divBdr>
                <w:top w:val="none" w:sz="0" w:space="0" w:color="auto"/>
                <w:left w:val="none" w:sz="0" w:space="0" w:color="auto"/>
                <w:bottom w:val="none" w:sz="0" w:space="0" w:color="auto"/>
                <w:right w:val="none" w:sz="0" w:space="0" w:color="auto"/>
              </w:divBdr>
            </w:div>
            <w:div w:id="1962419694">
              <w:marLeft w:val="0"/>
              <w:marRight w:val="0"/>
              <w:marTop w:val="0"/>
              <w:marBottom w:val="0"/>
              <w:divBdr>
                <w:top w:val="none" w:sz="0" w:space="0" w:color="auto"/>
                <w:left w:val="none" w:sz="0" w:space="0" w:color="auto"/>
                <w:bottom w:val="none" w:sz="0" w:space="0" w:color="auto"/>
                <w:right w:val="none" w:sz="0" w:space="0" w:color="auto"/>
              </w:divBdr>
            </w:div>
            <w:div w:id="672345550">
              <w:marLeft w:val="0"/>
              <w:marRight w:val="0"/>
              <w:marTop w:val="0"/>
              <w:marBottom w:val="0"/>
              <w:divBdr>
                <w:top w:val="none" w:sz="0" w:space="0" w:color="auto"/>
                <w:left w:val="none" w:sz="0" w:space="0" w:color="auto"/>
                <w:bottom w:val="none" w:sz="0" w:space="0" w:color="auto"/>
                <w:right w:val="none" w:sz="0" w:space="0" w:color="auto"/>
              </w:divBdr>
            </w:div>
            <w:div w:id="1003627480">
              <w:marLeft w:val="0"/>
              <w:marRight w:val="0"/>
              <w:marTop w:val="0"/>
              <w:marBottom w:val="0"/>
              <w:divBdr>
                <w:top w:val="none" w:sz="0" w:space="0" w:color="auto"/>
                <w:left w:val="none" w:sz="0" w:space="0" w:color="auto"/>
                <w:bottom w:val="none" w:sz="0" w:space="0" w:color="auto"/>
                <w:right w:val="none" w:sz="0" w:space="0" w:color="auto"/>
              </w:divBdr>
            </w:div>
            <w:div w:id="561673619">
              <w:marLeft w:val="0"/>
              <w:marRight w:val="0"/>
              <w:marTop w:val="0"/>
              <w:marBottom w:val="0"/>
              <w:divBdr>
                <w:top w:val="none" w:sz="0" w:space="0" w:color="auto"/>
                <w:left w:val="none" w:sz="0" w:space="0" w:color="auto"/>
                <w:bottom w:val="none" w:sz="0" w:space="0" w:color="auto"/>
                <w:right w:val="none" w:sz="0" w:space="0" w:color="auto"/>
              </w:divBdr>
            </w:div>
            <w:div w:id="1056120924">
              <w:marLeft w:val="0"/>
              <w:marRight w:val="0"/>
              <w:marTop w:val="0"/>
              <w:marBottom w:val="0"/>
              <w:divBdr>
                <w:top w:val="none" w:sz="0" w:space="0" w:color="auto"/>
                <w:left w:val="none" w:sz="0" w:space="0" w:color="auto"/>
                <w:bottom w:val="none" w:sz="0" w:space="0" w:color="auto"/>
                <w:right w:val="none" w:sz="0" w:space="0" w:color="auto"/>
              </w:divBdr>
            </w:div>
            <w:div w:id="1827282508">
              <w:marLeft w:val="0"/>
              <w:marRight w:val="0"/>
              <w:marTop w:val="0"/>
              <w:marBottom w:val="0"/>
              <w:divBdr>
                <w:top w:val="none" w:sz="0" w:space="0" w:color="auto"/>
                <w:left w:val="none" w:sz="0" w:space="0" w:color="auto"/>
                <w:bottom w:val="none" w:sz="0" w:space="0" w:color="auto"/>
                <w:right w:val="none" w:sz="0" w:space="0" w:color="auto"/>
              </w:divBdr>
            </w:div>
            <w:div w:id="1544244213">
              <w:marLeft w:val="0"/>
              <w:marRight w:val="0"/>
              <w:marTop w:val="0"/>
              <w:marBottom w:val="0"/>
              <w:divBdr>
                <w:top w:val="none" w:sz="0" w:space="0" w:color="auto"/>
                <w:left w:val="none" w:sz="0" w:space="0" w:color="auto"/>
                <w:bottom w:val="none" w:sz="0" w:space="0" w:color="auto"/>
                <w:right w:val="none" w:sz="0" w:space="0" w:color="auto"/>
              </w:divBdr>
            </w:div>
            <w:div w:id="619409836">
              <w:marLeft w:val="0"/>
              <w:marRight w:val="0"/>
              <w:marTop w:val="0"/>
              <w:marBottom w:val="0"/>
              <w:divBdr>
                <w:top w:val="none" w:sz="0" w:space="0" w:color="auto"/>
                <w:left w:val="none" w:sz="0" w:space="0" w:color="auto"/>
                <w:bottom w:val="none" w:sz="0" w:space="0" w:color="auto"/>
                <w:right w:val="none" w:sz="0" w:space="0" w:color="auto"/>
              </w:divBdr>
            </w:div>
            <w:div w:id="1803302345">
              <w:marLeft w:val="0"/>
              <w:marRight w:val="0"/>
              <w:marTop w:val="0"/>
              <w:marBottom w:val="0"/>
              <w:divBdr>
                <w:top w:val="none" w:sz="0" w:space="0" w:color="auto"/>
                <w:left w:val="none" w:sz="0" w:space="0" w:color="auto"/>
                <w:bottom w:val="none" w:sz="0" w:space="0" w:color="auto"/>
                <w:right w:val="none" w:sz="0" w:space="0" w:color="auto"/>
              </w:divBdr>
            </w:div>
            <w:div w:id="2145081373">
              <w:marLeft w:val="0"/>
              <w:marRight w:val="0"/>
              <w:marTop w:val="0"/>
              <w:marBottom w:val="0"/>
              <w:divBdr>
                <w:top w:val="none" w:sz="0" w:space="0" w:color="auto"/>
                <w:left w:val="none" w:sz="0" w:space="0" w:color="auto"/>
                <w:bottom w:val="none" w:sz="0" w:space="0" w:color="auto"/>
                <w:right w:val="none" w:sz="0" w:space="0" w:color="auto"/>
              </w:divBdr>
            </w:div>
            <w:div w:id="1970016795">
              <w:marLeft w:val="0"/>
              <w:marRight w:val="0"/>
              <w:marTop w:val="0"/>
              <w:marBottom w:val="0"/>
              <w:divBdr>
                <w:top w:val="none" w:sz="0" w:space="0" w:color="auto"/>
                <w:left w:val="none" w:sz="0" w:space="0" w:color="auto"/>
                <w:bottom w:val="none" w:sz="0" w:space="0" w:color="auto"/>
                <w:right w:val="none" w:sz="0" w:space="0" w:color="auto"/>
              </w:divBdr>
            </w:div>
            <w:div w:id="414521936">
              <w:marLeft w:val="0"/>
              <w:marRight w:val="0"/>
              <w:marTop w:val="0"/>
              <w:marBottom w:val="0"/>
              <w:divBdr>
                <w:top w:val="none" w:sz="0" w:space="0" w:color="auto"/>
                <w:left w:val="none" w:sz="0" w:space="0" w:color="auto"/>
                <w:bottom w:val="none" w:sz="0" w:space="0" w:color="auto"/>
                <w:right w:val="none" w:sz="0" w:space="0" w:color="auto"/>
              </w:divBdr>
            </w:div>
            <w:div w:id="275451959">
              <w:marLeft w:val="0"/>
              <w:marRight w:val="0"/>
              <w:marTop w:val="0"/>
              <w:marBottom w:val="0"/>
              <w:divBdr>
                <w:top w:val="none" w:sz="0" w:space="0" w:color="auto"/>
                <w:left w:val="none" w:sz="0" w:space="0" w:color="auto"/>
                <w:bottom w:val="none" w:sz="0" w:space="0" w:color="auto"/>
                <w:right w:val="none" w:sz="0" w:space="0" w:color="auto"/>
              </w:divBdr>
            </w:div>
            <w:div w:id="581254655">
              <w:marLeft w:val="0"/>
              <w:marRight w:val="0"/>
              <w:marTop w:val="0"/>
              <w:marBottom w:val="0"/>
              <w:divBdr>
                <w:top w:val="none" w:sz="0" w:space="0" w:color="auto"/>
                <w:left w:val="none" w:sz="0" w:space="0" w:color="auto"/>
                <w:bottom w:val="none" w:sz="0" w:space="0" w:color="auto"/>
                <w:right w:val="none" w:sz="0" w:space="0" w:color="auto"/>
              </w:divBdr>
            </w:div>
            <w:div w:id="2019773902">
              <w:marLeft w:val="0"/>
              <w:marRight w:val="0"/>
              <w:marTop w:val="0"/>
              <w:marBottom w:val="0"/>
              <w:divBdr>
                <w:top w:val="none" w:sz="0" w:space="0" w:color="auto"/>
                <w:left w:val="none" w:sz="0" w:space="0" w:color="auto"/>
                <w:bottom w:val="none" w:sz="0" w:space="0" w:color="auto"/>
                <w:right w:val="none" w:sz="0" w:space="0" w:color="auto"/>
              </w:divBdr>
            </w:div>
            <w:div w:id="1849712314">
              <w:marLeft w:val="0"/>
              <w:marRight w:val="0"/>
              <w:marTop w:val="0"/>
              <w:marBottom w:val="0"/>
              <w:divBdr>
                <w:top w:val="none" w:sz="0" w:space="0" w:color="auto"/>
                <w:left w:val="none" w:sz="0" w:space="0" w:color="auto"/>
                <w:bottom w:val="none" w:sz="0" w:space="0" w:color="auto"/>
                <w:right w:val="none" w:sz="0" w:space="0" w:color="auto"/>
              </w:divBdr>
            </w:div>
            <w:div w:id="817959623">
              <w:marLeft w:val="0"/>
              <w:marRight w:val="0"/>
              <w:marTop w:val="0"/>
              <w:marBottom w:val="0"/>
              <w:divBdr>
                <w:top w:val="none" w:sz="0" w:space="0" w:color="auto"/>
                <w:left w:val="none" w:sz="0" w:space="0" w:color="auto"/>
                <w:bottom w:val="none" w:sz="0" w:space="0" w:color="auto"/>
                <w:right w:val="none" w:sz="0" w:space="0" w:color="auto"/>
              </w:divBdr>
            </w:div>
            <w:div w:id="2008552805">
              <w:marLeft w:val="0"/>
              <w:marRight w:val="0"/>
              <w:marTop w:val="0"/>
              <w:marBottom w:val="0"/>
              <w:divBdr>
                <w:top w:val="none" w:sz="0" w:space="0" w:color="auto"/>
                <w:left w:val="none" w:sz="0" w:space="0" w:color="auto"/>
                <w:bottom w:val="none" w:sz="0" w:space="0" w:color="auto"/>
                <w:right w:val="none" w:sz="0" w:space="0" w:color="auto"/>
              </w:divBdr>
            </w:div>
            <w:div w:id="1374037761">
              <w:marLeft w:val="0"/>
              <w:marRight w:val="0"/>
              <w:marTop w:val="0"/>
              <w:marBottom w:val="0"/>
              <w:divBdr>
                <w:top w:val="none" w:sz="0" w:space="0" w:color="auto"/>
                <w:left w:val="none" w:sz="0" w:space="0" w:color="auto"/>
                <w:bottom w:val="none" w:sz="0" w:space="0" w:color="auto"/>
                <w:right w:val="none" w:sz="0" w:space="0" w:color="auto"/>
              </w:divBdr>
            </w:div>
            <w:div w:id="1441028899">
              <w:marLeft w:val="0"/>
              <w:marRight w:val="0"/>
              <w:marTop w:val="0"/>
              <w:marBottom w:val="0"/>
              <w:divBdr>
                <w:top w:val="none" w:sz="0" w:space="0" w:color="auto"/>
                <w:left w:val="none" w:sz="0" w:space="0" w:color="auto"/>
                <w:bottom w:val="none" w:sz="0" w:space="0" w:color="auto"/>
                <w:right w:val="none" w:sz="0" w:space="0" w:color="auto"/>
              </w:divBdr>
            </w:div>
            <w:div w:id="2144224907">
              <w:marLeft w:val="0"/>
              <w:marRight w:val="0"/>
              <w:marTop w:val="0"/>
              <w:marBottom w:val="0"/>
              <w:divBdr>
                <w:top w:val="none" w:sz="0" w:space="0" w:color="auto"/>
                <w:left w:val="none" w:sz="0" w:space="0" w:color="auto"/>
                <w:bottom w:val="none" w:sz="0" w:space="0" w:color="auto"/>
                <w:right w:val="none" w:sz="0" w:space="0" w:color="auto"/>
              </w:divBdr>
            </w:div>
            <w:div w:id="1452481396">
              <w:marLeft w:val="0"/>
              <w:marRight w:val="0"/>
              <w:marTop w:val="0"/>
              <w:marBottom w:val="0"/>
              <w:divBdr>
                <w:top w:val="none" w:sz="0" w:space="0" w:color="auto"/>
                <w:left w:val="none" w:sz="0" w:space="0" w:color="auto"/>
                <w:bottom w:val="none" w:sz="0" w:space="0" w:color="auto"/>
                <w:right w:val="none" w:sz="0" w:space="0" w:color="auto"/>
              </w:divBdr>
            </w:div>
            <w:div w:id="866479022">
              <w:marLeft w:val="0"/>
              <w:marRight w:val="0"/>
              <w:marTop w:val="0"/>
              <w:marBottom w:val="0"/>
              <w:divBdr>
                <w:top w:val="none" w:sz="0" w:space="0" w:color="auto"/>
                <w:left w:val="none" w:sz="0" w:space="0" w:color="auto"/>
                <w:bottom w:val="none" w:sz="0" w:space="0" w:color="auto"/>
                <w:right w:val="none" w:sz="0" w:space="0" w:color="auto"/>
              </w:divBdr>
            </w:div>
            <w:div w:id="423066513">
              <w:marLeft w:val="0"/>
              <w:marRight w:val="0"/>
              <w:marTop w:val="0"/>
              <w:marBottom w:val="0"/>
              <w:divBdr>
                <w:top w:val="none" w:sz="0" w:space="0" w:color="auto"/>
                <w:left w:val="none" w:sz="0" w:space="0" w:color="auto"/>
                <w:bottom w:val="none" w:sz="0" w:space="0" w:color="auto"/>
                <w:right w:val="none" w:sz="0" w:space="0" w:color="auto"/>
              </w:divBdr>
            </w:div>
            <w:div w:id="374354637">
              <w:marLeft w:val="0"/>
              <w:marRight w:val="0"/>
              <w:marTop w:val="0"/>
              <w:marBottom w:val="0"/>
              <w:divBdr>
                <w:top w:val="none" w:sz="0" w:space="0" w:color="auto"/>
                <w:left w:val="none" w:sz="0" w:space="0" w:color="auto"/>
                <w:bottom w:val="none" w:sz="0" w:space="0" w:color="auto"/>
                <w:right w:val="none" w:sz="0" w:space="0" w:color="auto"/>
              </w:divBdr>
            </w:div>
            <w:div w:id="2116711477">
              <w:marLeft w:val="0"/>
              <w:marRight w:val="0"/>
              <w:marTop w:val="0"/>
              <w:marBottom w:val="0"/>
              <w:divBdr>
                <w:top w:val="none" w:sz="0" w:space="0" w:color="auto"/>
                <w:left w:val="none" w:sz="0" w:space="0" w:color="auto"/>
                <w:bottom w:val="none" w:sz="0" w:space="0" w:color="auto"/>
                <w:right w:val="none" w:sz="0" w:space="0" w:color="auto"/>
              </w:divBdr>
            </w:div>
            <w:div w:id="771705156">
              <w:marLeft w:val="0"/>
              <w:marRight w:val="0"/>
              <w:marTop w:val="0"/>
              <w:marBottom w:val="0"/>
              <w:divBdr>
                <w:top w:val="none" w:sz="0" w:space="0" w:color="auto"/>
                <w:left w:val="none" w:sz="0" w:space="0" w:color="auto"/>
                <w:bottom w:val="none" w:sz="0" w:space="0" w:color="auto"/>
                <w:right w:val="none" w:sz="0" w:space="0" w:color="auto"/>
              </w:divBdr>
            </w:div>
            <w:div w:id="1709140416">
              <w:marLeft w:val="0"/>
              <w:marRight w:val="0"/>
              <w:marTop w:val="0"/>
              <w:marBottom w:val="0"/>
              <w:divBdr>
                <w:top w:val="none" w:sz="0" w:space="0" w:color="auto"/>
                <w:left w:val="none" w:sz="0" w:space="0" w:color="auto"/>
                <w:bottom w:val="none" w:sz="0" w:space="0" w:color="auto"/>
                <w:right w:val="none" w:sz="0" w:space="0" w:color="auto"/>
              </w:divBdr>
            </w:div>
            <w:div w:id="82340813">
              <w:marLeft w:val="0"/>
              <w:marRight w:val="0"/>
              <w:marTop w:val="0"/>
              <w:marBottom w:val="0"/>
              <w:divBdr>
                <w:top w:val="none" w:sz="0" w:space="0" w:color="auto"/>
                <w:left w:val="none" w:sz="0" w:space="0" w:color="auto"/>
                <w:bottom w:val="none" w:sz="0" w:space="0" w:color="auto"/>
                <w:right w:val="none" w:sz="0" w:space="0" w:color="auto"/>
              </w:divBdr>
            </w:div>
            <w:div w:id="776825616">
              <w:marLeft w:val="0"/>
              <w:marRight w:val="0"/>
              <w:marTop w:val="0"/>
              <w:marBottom w:val="0"/>
              <w:divBdr>
                <w:top w:val="none" w:sz="0" w:space="0" w:color="auto"/>
                <w:left w:val="none" w:sz="0" w:space="0" w:color="auto"/>
                <w:bottom w:val="none" w:sz="0" w:space="0" w:color="auto"/>
                <w:right w:val="none" w:sz="0" w:space="0" w:color="auto"/>
              </w:divBdr>
            </w:div>
            <w:div w:id="1973249075">
              <w:marLeft w:val="0"/>
              <w:marRight w:val="0"/>
              <w:marTop w:val="0"/>
              <w:marBottom w:val="0"/>
              <w:divBdr>
                <w:top w:val="none" w:sz="0" w:space="0" w:color="auto"/>
                <w:left w:val="none" w:sz="0" w:space="0" w:color="auto"/>
                <w:bottom w:val="none" w:sz="0" w:space="0" w:color="auto"/>
                <w:right w:val="none" w:sz="0" w:space="0" w:color="auto"/>
              </w:divBdr>
            </w:div>
            <w:div w:id="307246943">
              <w:marLeft w:val="0"/>
              <w:marRight w:val="0"/>
              <w:marTop w:val="0"/>
              <w:marBottom w:val="0"/>
              <w:divBdr>
                <w:top w:val="none" w:sz="0" w:space="0" w:color="auto"/>
                <w:left w:val="none" w:sz="0" w:space="0" w:color="auto"/>
                <w:bottom w:val="none" w:sz="0" w:space="0" w:color="auto"/>
                <w:right w:val="none" w:sz="0" w:space="0" w:color="auto"/>
              </w:divBdr>
            </w:div>
            <w:div w:id="1307206062">
              <w:marLeft w:val="0"/>
              <w:marRight w:val="0"/>
              <w:marTop w:val="0"/>
              <w:marBottom w:val="0"/>
              <w:divBdr>
                <w:top w:val="none" w:sz="0" w:space="0" w:color="auto"/>
                <w:left w:val="none" w:sz="0" w:space="0" w:color="auto"/>
                <w:bottom w:val="none" w:sz="0" w:space="0" w:color="auto"/>
                <w:right w:val="none" w:sz="0" w:space="0" w:color="auto"/>
              </w:divBdr>
            </w:div>
            <w:div w:id="18819116">
              <w:marLeft w:val="0"/>
              <w:marRight w:val="0"/>
              <w:marTop w:val="0"/>
              <w:marBottom w:val="0"/>
              <w:divBdr>
                <w:top w:val="none" w:sz="0" w:space="0" w:color="auto"/>
                <w:left w:val="none" w:sz="0" w:space="0" w:color="auto"/>
                <w:bottom w:val="none" w:sz="0" w:space="0" w:color="auto"/>
                <w:right w:val="none" w:sz="0" w:space="0" w:color="auto"/>
              </w:divBdr>
            </w:div>
            <w:div w:id="961182722">
              <w:marLeft w:val="0"/>
              <w:marRight w:val="0"/>
              <w:marTop w:val="0"/>
              <w:marBottom w:val="0"/>
              <w:divBdr>
                <w:top w:val="none" w:sz="0" w:space="0" w:color="auto"/>
                <w:left w:val="none" w:sz="0" w:space="0" w:color="auto"/>
                <w:bottom w:val="none" w:sz="0" w:space="0" w:color="auto"/>
                <w:right w:val="none" w:sz="0" w:space="0" w:color="auto"/>
              </w:divBdr>
            </w:div>
            <w:div w:id="103573959">
              <w:marLeft w:val="0"/>
              <w:marRight w:val="0"/>
              <w:marTop w:val="0"/>
              <w:marBottom w:val="0"/>
              <w:divBdr>
                <w:top w:val="none" w:sz="0" w:space="0" w:color="auto"/>
                <w:left w:val="none" w:sz="0" w:space="0" w:color="auto"/>
                <w:bottom w:val="none" w:sz="0" w:space="0" w:color="auto"/>
                <w:right w:val="none" w:sz="0" w:space="0" w:color="auto"/>
              </w:divBdr>
            </w:div>
            <w:div w:id="393436221">
              <w:marLeft w:val="0"/>
              <w:marRight w:val="0"/>
              <w:marTop w:val="0"/>
              <w:marBottom w:val="0"/>
              <w:divBdr>
                <w:top w:val="none" w:sz="0" w:space="0" w:color="auto"/>
                <w:left w:val="none" w:sz="0" w:space="0" w:color="auto"/>
                <w:bottom w:val="none" w:sz="0" w:space="0" w:color="auto"/>
                <w:right w:val="none" w:sz="0" w:space="0" w:color="auto"/>
              </w:divBdr>
            </w:div>
            <w:div w:id="695275065">
              <w:marLeft w:val="0"/>
              <w:marRight w:val="0"/>
              <w:marTop w:val="0"/>
              <w:marBottom w:val="0"/>
              <w:divBdr>
                <w:top w:val="none" w:sz="0" w:space="0" w:color="auto"/>
                <w:left w:val="none" w:sz="0" w:space="0" w:color="auto"/>
                <w:bottom w:val="none" w:sz="0" w:space="0" w:color="auto"/>
                <w:right w:val="none" w:sz="0" w:space="0" w:color="auto"/>
              </w:divBdr>
            </w:div>
            <w:div w:id="979111991">
              <w:marLeft w:val="0"/>
              <w:marRight w:val="0"/>
              <w:marTop w:val="0"/>
              <w:marBottom w:val="0"/>
              <w:divBdr>
                <w:top w:val="none" w:sz="0" w:space="0" w:color="auto"/>
                <w:left w:val="none" w:sz="0" w:space="0" w:color="auto"/>
                <w:bottom w:val="none" w:sz="0" w:space="0" w:color="auto"/>
                <w:right w:val="none" w:sz="0" w:space="0" w:color="auto"/>
              </w:divBdr>
            </w:div>
            <w:div w:id="679357996">
              <w:marLeft w:val="0"/>
              <w:marRight w:val="0"/>
              <w:marTop w:val="0"/>
              <w:marBottom w:val="0"/>
              <w:divBdr>
                <w:top w:val="none" w:sz="0" w:space="0" w:color="auto"/>
                <w:left w:val="none" w:sz="0" w:space="0" w:color="auto"/>
                <w:bottom w:val="none" w:sz="0" w:space="0" w:color="auto"/>
                <w:right w:val="none" w:sz="0" w:space="0" w:color="auto"/>
              </w:divBdr>
            </w:div>
            <w:div w:id="1964775285">
              <w:marLeft w:val="0"/>
              <w:marRight w:val="0"/>
              <w:marTop w:val="0"/>
              <w:marBottom w:val="0"/>
              <w:divBdr>
                <w:top w:val="none" w:sz="0" w:space="0" w:color="auto"/>
                <w:left w:val="none" w:sz="0" w:space="0" w:color="auto"/>
                <w:bottom w:val="none" w:sz="0" w:space="0" w:color="auto"/>
                <w:right w:val="none" w:sz="0" w:space="0" w:color="auto"/>
              </w:divBdr>
            </w:div>
            <w:div w:id="1731609147">
              <w:marLeft w:val="0"/>
              <w:marRight w:val="0"/>
              <w:marTop w:val="0"/>
              <w:marBottom w:val="0"/>
              <w:divBdr>
                <w:top w:val="none" w:sz="0" w:space="0" w:color="auto"/>
                <w:left w:val="none" w:sz="0" w:space="0" w:color="auto"/>
                <w:bottom w:val="none" w:sz="0" w:space="0" w:color="auto"/>
                <w:right w:val="none" w:sz="0" w:space="0" w:color="auto"/>
              </w:divBdr>
            </w:div>
            <w:div w:id="1991129802">
              <w:marLeft w:val="0"/>
              <w:marRight w:val="0"/>
              <w:marTop w:val="0"/>
              <w:marBottom w:val="0"/>
              <w:divBdr>
                <w:top w:val="none" w:sz="0" w:space="0" w:color="auto"/>
                <w:left w:val="none" w:sz="0" w:space="0" w:color="auto"/>
                <w:bottom w:val="none" w:sz="0" w:space="0" w:color="auto"/>
                <w:right w:val="none" w:sz="0" w:space="0" w:color="auto"/>
              </w:divBdr>
            </w:div>
            <w:div w:id="2030402180">
              <w:marLeft w:val="0"/>
              <w:marRight w:val="0"/>
              <w:marTop w:val="0"/>
              <w:marBottom w:val="0"/>
              <w:divBdr>
                <w:top w:val="none" w:sz="0" w:space="0" w:color="auto"/>
                <w:left w:val="none" w:sz="0" w:space="0" w:color="auto"/>
                <w:bottom w:val="none" w:sz="0" w:space="0" w:color="auto"/>
                <w:right w:val="none" w:sz="0" w:space="0" w:color="auto"/>
              </w:divBdr>
            </w:div>
            <w:div w:id="1317799348">
              <w:marLeft w:val="0"/>
              <w:marRight w:val="0"/>
              <w:marTop w:val="0"/>
              <w:marBottom w:val="0"/>
              <w:divBdr>
                <w:top w:val="none" w:sz="0" w:space="0" w:color="auto"/>
                <w:left w:val="none" w:sz="0" w:space="0" w:color="auto"/>
                <w:bottom w:val="none" w:sz="0" w:space="0" w:color="auto"/>
                <w:right w:val="none" w:sz="0" w:space="0" w:color="auto"/>
              </w:divBdr>
            </w:div>
            <w:div w:id="1489057349">
              <w:marLeft w:val="0"/>
              <w:marRight w:val="0"/>
              <w:marTop w:val="0"/>
              <w:marBottom w:val="0"/>
              <w:divBdr>
                <w:top w:val="none" w:sz="0" w:space="0" w:color="auto"/>
                <w:left w:val="none" w:sz="0" w:space="0" w:color="auto"/>
                <w:bottom w:val="none" w:sz="0" w:space="0" w:color="auto"/>
                <w:right w:val="none" w:sz="0" w:space="0" w:color="auto"/>
              </w:divBdr>
            </w:div>
            <w:div w:id="136185357">
              <w:marLeft w:val="0"/>
              <w:marRight w:val="0"/>
              <w:marTop w:val="0"/>
              <w:marBottom w:val="0"/>
              <w:divBdr>
                <w:top w:val="none" w:sz="0" w:space="0" w:color="auto"/>
                <w:left w:val="none" w:sz="0" w:space="0" w:color="auto"/>
                <w:bottom w:val="none" w:sz="0" w:space="0" w:color="auto"/>
                <w:right w:val="none" w:sz="0" w:space="0" w:color="auto"/>
              </w:divBdr>
            </w:div>
            <w:div w:id="772281519">
              <w:marLeft w:val="0"/>
              <w:marRight w:val="0"/>
              <w:marTop w:val="0"/>
              <w:marBottom w:val="0"/>
              <w:divBdr>
                <w:top w:val="none" w:sz="0" w:space="0" w:color="auto"/>
                <w:left w:val="none" w:sz="0" w:space="0" w:color="auto"/>
                <w:bottom w:val="none" w:sz="0" w:space="0" w:color="auto"/>
                <w:right w:val="none" w:sz="0" w:space="0" w:color="auto"/>
              </w:divBdr>
            </w:div>
            <w:div w:id="436801545">
              <w:marLeft w:val="0"/>
              <w:marRight w:val="0"/>
              <w:marTop w:val="0"/>
              <w:marBottom w:val="0"/>
              <w:divBdr>
                <w:top w:val="none" w:sz="0" w:space="0" w:color="auto"/>
                <w:left w:val="none" w:sz="0" w:space="0" w:color="auto"/>
                <w:bottom w:val="none" w:sz="0" w:space="0" w:color="auto"/>
                <w:right w:val="none" w:sz="0" w:space="0" w:color="auto"/>
              </w:divBdr>
            </w:div>
            <w:div w:id="841698005">
              <w:marLeft w:val="0"/>
              <w:marRight w:val="0"/>
              <w:marTop w:val="0"/>
              <w:marBottom w:val="0"/>
              <w:divBdr>
                <w:top w:val="none" w:sz="0" w:space="0" w:color="auto"/>
                <w:left w:val="none" w:sz="0" w:space="0" w:color="auto"/>
                <w:bottom w:val="none" w:sz="0" w:space="0" w:color="auto"/>
                <w:right w:val="none" w:sz="0" w:space="0" w:color="auto"/>
              </w:divBdr>
            </w:div>
            <w:div w:id="1771971834">
              <w:marLeft w:val="0"/>
              <w:marRight w:val="0"/>
              <w:marTop w:val="0"/>
              <w:marBottom w:val="0"/>
              <w:divBdr>
                <w:top w:val="none" w:sz="0" w:space="0" w:color="auto"/>
                <w:left w:val="none" w:sz="0" w:space="0" w:color="auto"/>
                <w:bottom w:val="none" w:sz="0" w:space="0" w:color="auto"/>
                <w:right w:val="none" w:sz="0" w:space="0" w:color="auto"/>
              </w:divBdr>
            </w:div>
            <w:div w:id="498347768">
              <w:marLeft w:val="0"/>
              <w:marRight w:val="0"/>
              <w:marTop w:val="0"/>
              <w:marBottom w:val="0"/>
              <w:divBdr>
                <w:top w:val="none" w:sz="0" w:space="0" w:color="auto"/>
                <w:left w:val="none" w:sz="0" w:space="0" w:color="auto"/>
                <w:bottom w:val="none" w:sz="0" w:space="0" w:color="auto"/>
                <w:right w:val="none" w:sz="0" w:space="0" w:color="auto"/>
              </w:divBdr>
            </w:div>
            <w:div w:id="2069526807">
              <w:marLeft w:val="0"/>
              <w:marRight w:val="0"/>
              <w:marTop w:val="0"/>
              <w:marBottom w:val="0"/>
              <w:divBdr>
                <w:top w:val="none" w:sz="0" w:space="0" w:color="auto"/>
                <w:left w:val="none" w:sz="0" w:space="0" w:color="auto"/>
                <w:bottom w:val="none" w:sz="0" w:space="0" w:color="auto"/>
                <w:right w:val="none" w:sz="0" w:space="0" w:color="auto"/>
              </w:divBdr>
            </w:div>
            <w:div w:id="519855984">
              <w:marLeft w:val="0"/>
              <w:marRight w:val="0"/>
              <w:marTop w:val="0"/>
              <w:marBottom w:val="0"/>
              <w:divBdr>
                <w:top w:val="none" w:sz="0" w:space="0" w:color="auto"/>
                <w:left w:val="none" w:sz="0" w:space="0" w:color="auto"/>
                <w:bottom w:val="none" w:sz="0" w:space="0" w:color="auto"/>
                <w:right w:val="none" w:sz="0" w:space="0" w:color="auto"/>
              </w:divBdr>
            </w:div>
            <w:div w:id="2060740501">
              <w:marLeft w:val="0"/>
              <w:marRight w:val="0"/>
              <w:marTop w:val="0"/>
              <w:marBottom w:val="0"/>
              <w:divBdr>
                <w:top w:val="none" w:sz="0" w:space="0" w:color="auto"/>
                <w:left w:val="none" w:sz="0" w:space="0" w:color="auto"/>
                <w:bottom w:val="none" w:sz="0" w:space="0" w:color="auto"/>
                <w:right w:val="none" w:sz="0" w:space="0" w:color="auto"/>
              </w:divBdr>
            </w:div>
            <w:div w:id="1536233833">
              <w:marLeft w:val="0"/>
              <w:marRight w:val="0"/>
              <w:marTop w:val="0"/>
              <w:marBottom w:val="0"/>
              <w:divBdr>
                <w:top w:val="none" w:sz="0" w:space="0" w:color="auto"/>
                <w:left w:val="none" w:sz="0" w:space="0" w:color="auto"/>
                <w:bottom w:val="none" w:sz="0" w:space="0" w:color="auto"/>
                <w:right w:val="none" w:sz="0" w:space="0" w:color="auto"/>
              </w:divBdr>
            </w:div>
            <w:div w:id="150294931">
              <w:marLeft w:val="0"/>
              <w:marRight w:val="0"/>
              <w:marTop w:val="0"/>
              <w:marBottom w:val="0"/>
              <w:divBdr>
                <w:top w:val="none" w:sz="0" w:space="0" w:color="auto"/>
                <w:left w:val="none" w:sz="0" w:space="0" w:color="auto"/>
                <w:bottom w:val="none" w:sz="0" w:space="0" w:color="auto"/>
                <w:right w:val="none" w:sz="0" w:space="0" w:color="auto"/>
              </w:divBdr>
            </w:div>
            <w:div w:id="623735397">
              <w:marLeft w:val="0"/>
              <w:marRight w:val="0"/>
              <w:marTop w:val="0"/>
              <w:marBottom w:val="0"/>
              <w:divBdr>
                <w:top w:val="none" w:sz="0" w:space="0" w:color="auto"/>
                <w:left w:val="none" w:sz="0" w:space="0" w:color="auto"/>
                <w:bottom w:val="none" w:sz="0" w:space="0" w:color="auto"/>
                <w:right w:val="none" w:sz="0" w:space="0" w:color="auto"/>
              </w:divBdr>
            </w:div>
            <w:div w:id="862015893">
              <w:marLeft w:val="0"/>
              <w:marRight w:val="0"/>
              <w:marTop w:val="0"/>
              <w:marBottom w:val="0"/>
              <w:divBdr>
                <w:top w:val="none" w:sz="0" w:space="0" w:color="auto"/>
                <w:left w:val="none" w:sz="0" w:space="0" w:color="auto"/>
                <w:bottom w:val="none" w:sz="0" w:space="0" w:color="auto"/>
                <w:right w:val="none" w:sz="0" w:space="0" w:color="auto"/>
              </w:divBdr>
            </w:div>
            <w:div w:id="1321425705">
              <w:marLeft w:val="0"/>
              <w:marRight w:val="0"/>
              <w:marTop w:val="0"/>
              <w:marBottom w:val="0"/>
              <w:divBdr>
                <w:top w:val="none" w:sz="0" w:space="0" w:color="auto"/>
                <w:left w:val="none" w:sz="0" w:space="0" w:color="auto"/>
                <w:bottom w:val="none" w:sz="0" w:space="0" w:color="auto"/>
                <w:right w:val="none" w:sz="0" w:space="0" w:color="auto"/>
              </w:divBdr>
            </w:div>
            <w:div w:id="1205480503">
              <w:marLeft w:val="0"/>
              <w:marRight w:val="0"/>
              <w:marTop w:val="0"/>
              <w:marBottom w:val="0"/>
              <w:divBdr>
                <w:top w:val="none" w:sz="0" w:space="0" w:color="auto"/>
                <w:left w:val="none" w:sz="0" w:space="0" w:color="auto"/>
                <w:bottom w:val="none" w:sz="0" w:space="0" w:color="auto"/>
                <w:right w:val="none" w:sz="0" w:space="0" w:color="auto"/>
              </w:divBdr>
            </w:div>
            <w:div w:id="1543638621">
              <w:marLeft w:val="0"/>
              <w:marRight w:val="0"/>
              <w:marTop w:val="0"/>
              <w:marBottom w:val="0"/>
              <w:divBdr>
                <w:top w:val="none" w:sz="0" w:space="0" w:color="auto"/>
                <w:left w:val="none" w:sz="0" w:space="0" w:color="auto"/>
                <w:bottom w:val="none" w:sz="0" w:space="0" w:color="auto"/>
                <w:right w:val="none" w:sz="0" w:space="0" w:color="auto"/>
              </w:divBdr>
            </w:div>
            <w:div w:id="212692762">
              <w:marLeft w:val="0"/>
              <w:marRight w:val="0"/>
              <w:marTop w:val="0"/>
              <w:marBottom w:val="0"/>
              <w:divBdr>
                <w:top w:val="none" w:sz="0" w:space="0" w:color="auto"/>
                <w:left w:val="none" w:sz="0" w:space="0" w:color="auto"/>
                <w:bottom w:val="none" w:sz="0" w:space="0" w:color="auto"/>
                <w:right w:val="none" w:sz="0" w:space="0" w:color="auto"/>
              </w:divBdr>
            </w:div>
            <w:div w:id="1944990422">
              <w:marLeft w:val="0"/>
              <w:marRight w:val="0"/>
              <w:marTop w:val="0"/>
              <w:marBottom w:val="0"/>
              <w:divBdr>
                <w:top w:val="none" w:sz="0" w:space="0" w:color="auto"/>
                <w:left w:val="none" w:sz="0" w:space="0" w:color="auto"/>
                <w:bottom w:val="none" w:sz="0" w:space="0" w:color="auto"/>
                <w:right w:val="none" w:sz="0" w:space="0" w:color="auto"/>
              </w:divBdr>
            </w:div>
            <w:div w:id="1182668101">
              <w:marLeft w:val="0"/>
              <w:marRight w:val="0"/>
              <w:marTop w:val="0"/>
              <w:marBottom w:val="0"/>
              <w:divBdr>
                <w:top w:val="none" w:sz="0" w:space="0" w:color="auto"/>
                <w:left w:val="none" w:sz="0" w:space="0" w:color="auto"/>
                <w:bottom w:val="none" w:sz="0" w:space="0" w:color="auto"/>
                <w:right w:val="none" w:sz="0" w:space="0" w:color="auto"/>
              </w:divBdr>
            </w:div>
            <w:div w:id="2005862792">
              <w:marLeft w:val="0"/>
              <w:marRight w:val="0"/>
              <w:marTop w:val="0"/>
              <w:marBottom w:val="0"/>
              <w:divBdr>
                <w:top w:val="none" w:sz="0" w:space="0" w:color="auto"/>
                <w:left w:val="none" w:sz="0" w:space="0" w:color="auto"/>
                <w:bottom w:val="none" w:sz="0" w:space="0" w:color="auto"/>
                <w:right w:val="none" w:sz="0" w:space="0" w:color="auto"/>
              </w:divBdr>
            </w:div>
            <w:div w:id="539321351">
              <w:marLeft w:val="0"/>
              <w:marRight w:val="0"/>
              <w:marTop w:val="0"/>
              <w:marBottom w:val="0"/>
              <w:divBdr>
                <w:top w:val="none" w:sz="0" w:space="0" w:color="auto"/>
                <w:left w:val="none" w:sz="0" w:space="0" w:color="auto"/>
                <w:bottom w:val="none" w:sz="0" w:space="0" w:color="auto"/>
                <w:right w:val="none" w:sz="0" w:space="0" w:color="auto"/>
              </w:divBdr>
            </w:div>
            <w:div w:id="2119907428">
              <w:marLeft w:val="0"/>
              <w:marRight w:val="0"/>
              <w:marTop w:val="0"/>
              <w:marBottom w:val="0"/>
              <w:divBdr>
                <w:top w:val="none" w:sz="0" w:space="0" w:color="auto"/>
                <w:left w:val="none" w:sz="0" w:space="0" w:color="auto"/>
                <w:bottom w:val="none" w:sz="0" w:space="0" w:color="auto"/>
                <w:right w:val="none" w:sz="0" w:space="0" w:color="auto"/>
              </w:divBdr>
            </w:div>
            <w:div w:id="2017879268">
              <w:marLeft w:val="0"/>
              <w:marRight w:val="0"/>
              <w:marTop w:val="0"/>
              <w:marBottom w:val="0"/>
              <w:divBdr>
                <w:top w:val="none" w:sz="0" w:space="0" w:color="auto"/>
                <w:left w:val="none" w:sz="0" w:space="0" w:color="auto"/>
                <w:bottom w:val="none" w:sz="0" w:space="0" w:color="auto"/>
                <w:right w:val="none" w:sz="0" w:space="0" w:color="auto"/>
              </w:divBdr>
            </w:div>
            <w:div w:id="539434457">
              <w:marLeft w:val="0"/>
              <w:marRight w:val="0"/>
              <w:marTop w:val="0"/>
              <w:marBottom w:val="0"/>
              <w:divBdr>
                <w:top w:val="none" w:sz="0" w:space="0" w:color="auto"/>
                <w:left w:val="none" w:sz="0" w:space="0" w:color="auto"/>
                <w:bottom w:val="none" w:sz="0" w:space="0" w:color="auto"/>
                <w:right w:val="none" w:sz="0" w:space="0" w:color="auto"/>
              </w:divBdr>
            </w:div>
            <w:div w:id="483935739">
              <w:marLeft w:val="0"/>
              <w:marRight w:val="0"/>
              <w:marTop w:val="0"/>
              <w:marBottom w:val="0"/>
              <w:divBdr>
                <w:top w:val="none" w:sz="0" w:space="0" w:color="auto"/>
                <w:left w:val="none" w:sz="0" w:space="0" w:color="auto"/>
                <w:bottom w:val="none" w:sz="0" w:space="0" w:color="auto"/>
                <w:right w:val="none" w:sz="0" w:space="0" w:color="auto"/>
              </w:divBdr>
            </w:div>
            <w:div w:id="1177185155">
              <w:marLeft w:val="0"/>
              <w:marRight w:val="0"/>
              <w:marTop w:val="0"/>
              <w:marBottom w:val="0"/>
              <w:divBdr>
                <w:top w:val="none" w:sz="0" w:space="0" w:color="auto"/>
                <w:left w:val="none" w:sz="0" w:space="0" w:color="auto"/>
                <w:bottom w:val="none" w:sz="0" w:space="0" w:color="auto"/>
                <w:right w:val="none" w:sz="0" w:space="0" w:color="auto"/>
              </w:divBdr>
            </w:div>
            <w:div w:id="593243603">
              <w:marLeft w:val="0"/>
              <w:marRight w:val="0"/>
              <w:marTop w:val="0"/>
              <w:marBottom w:val="0"/>
              <w:divBdr>
                <w:top w:val="none" w:sz="0" w:space="0" w:color="auto"/>
                <w:left w:val="none" w:sz="0" w:space="0" w:color="auto"/>
                <w:bottom w:val="none" w:sz="0" w:space="0" w:color="auto"/>
                <w:right w:val="none" w:sz="0" w:space="0" w:color="auto"/>
              </w:divBdr>
            </w:div>
            <w:div w:id="294986590">
              <w:marLeft w:val="0"/>
              <w:marRight w:val="0"/>
              <w:marTop w:val="0"/>
              <w:marBottom w:val="0"/>
              <w:divBdr>
                <w:top w:val="none" w:sz="0" w:space="0" w:color="auto"/>
                <w:left w:val="none" w:sz="0" w:space="0" w:color="auto"/>
                <w:bottom w:val="none" w:sz="0" w:space="0" w:color="auto"/>
                <w:right w:val="none" w:sz="0" w:space="0" w:color="auto"/>
              </w:divBdr>
            </w:div>
            <w:div w:id="1442535078">
              <w:marLeft w:val="0"/>
              <w:marRight w:val="0"/>
              <w:marTop w:val="0"/>
              <w:marBottom w:val="0"/>
              <w:divBdr>
                <w:top w:val="none" w:sz="0" w:space="0" w:color="auto"/>
                <w:left w:val="none" w:sz="0" w:space="0" w:color="auto"/>
                <w:bottom w:val="none" w:sz="0" w:space="0" w:color="auto"/>
                <w:right w:val="none" w:sz="0" w:space="0" w:color="auto"/>
              </w:divBdr>
            </w:div>
            <w:div w:id="1294871913">
              <w:marLeft w:val="0"/>
              <w:marRight w:val="0"/>
              <w:marTop w:val="0"/>
              <w:marBottom w:val="0"/>
              <w:divBdr>
                <w:top w:val="none" w:sz="0" w:space="0" w:color="auto"/>
                <w:left w:val="none" w:sz="0" w:space="0" w:color="auto"/>
                <w:bottom w:val="none" w:sz="0" w:space="0" w:color="auto"/>
                <w:right w:val="none" w:sz="0" w:space="0" w:color="auto"/>
              </w:divBdr>
            </w:div>
            <w:div w:id="932740233">
              <w:marLeft w:val="0"/>
              <w:marRight w:val="0"/>
              <w:marTop w:val="0"/>
              <w:marBottom w:val="0"/>
              <w:divBdr>
                <w:top w:val="none" w:sz="0" w:space="0" w:color="auto"/>
                <w:left w:val="none" w:sz="0" w:space="0" w:color="auto"/>
                <w:bottom w:val="none" w:sz="0" w:space="0" w:color="auto"/>
                <w:right w:val="none" w:sz="0" w:space="0" w:color="auto"/>
              </w:divBdr>
            </w:div>
            <w:div w:id="976059909">
              <w:marLeft w:val="0"/>
              <w:marRight w:val="0"/>
              <w:marTop w:val="0"/>
              <w:marBottom w:val="0"/>
              <w:divBdr>
                <w:top w:val="none" w:sz="0" w:space="0" w:color="auto"/>
                <w:left w:val="none" w:sz="0" w:space="0" w:color="auto"/>
                <w:bottom w:val="none" w:sz="0" w:space="0" w:color="auto"/>
                <w:right w:val="none" w:sz="0" w:space="0" w:color="auto"/>
              </w:divBdr>
            </w:div>
            <w:div w:id="668363313">
              <w:marLeft w:val="0"/>
              <w:marRight w:val="0"/>
              <w:marTop w:val="0"/>
              <w:marBottom w:val="0"/>
              <w:divBdr>
                <w:top w:val="none" w:sz="0" w:space="0" w:color="auto"/>
                <w:left w:val="none" w:sz="0" w:space="0" w:color="auto"/>
                <w:bottom w:val="none" w:sz="0" w:space="0" w:color="auto"/>
                <w:right w:val="none" w:sz="0" w:space="0" w:color="auto"/>
              </w:divBdr>
            </w:div>
            <w:div w:id="2111656712">
              <w:marLeft w:val="0"/>
              <w:marRight w:val="0"/>
              <w:marTop w:val="0"/>
              <w:marBottom w:val="0"/>
              <w:divBdr>
                <w:top w:val="none" w:sz="0" w:space="0" w:color="auto"/>
                <w:left w:val="none" w:sz="0" w:space="0" w:color="auto"/>
                <w:bottom w:val="none" w:sz="0" w:space="0" w:color="auto"/>
                <w:right w:val="none" w:sz="0" w:space="0" w:color="auto"/>
              </w:divBdr>
            </w:div>
            <w:div w:id="1753579022">
              <w:marLeft w:val="0"/>
              <w:marRight w:val="0"/>
              <w:marTop w:val="0"/>
              <w:marBottom w:val="0"/>
              <w:divBdr>
                <w:top w:val="none" w:sz="0" w:space="0" w:color="auto"/>
                <w:left w:val="none" w:sz="0" w:space="0" w:color="auto"/>
                <w:bottom w:val="none" w:sz="0" w:space="0" w:color="auto"/>
                <w:right w:val="none" w:sz="0" w:space="0" w:color="auto"/>
              </w:divBdr>
            </w:div>
            <w:div w:id="494539564">
              <w:marLeft w:val="0"/>
              <w:marRight w:val="0"/>
              <w:marTop w:val="0"/>
              <w:marBottom w:val="0"/>
              <w:divBdr>
                <w:top w:val="none" w:sz="0" w:space="0" w:color="auto"/>
                <w:left w:val="none" w:sz="0" w:space="0" w:color="auto"/>
                <w:bottom w:val="none" w:sz="0" w:space="0" w:color="auto"/>
                <w:right w:val="none" w:sz="0" w:space="0" w:color="auto"/>
              </w:divBdr>
            </w:div>
            <w:div w:id="2125924414">
              <w:marLeft w:val="0"/>
              <w:marRight w:val="0"/>
              <w:marTop w:val="0"/>
              <w:marBottom w:val="0"/>
              <w:divBdr>
                <w:top w:val="none" w:sz="0" w:space="0" w:color="auto"/>
                <w:left w:val="none" w:sz="0" w:space="0" w:color="auto"/>
                <w:bottom w:val="none" w:sz="0" w:space="0" w:color="auto"/>
                <w:right w:val="none" w:sz="0" w:space="0" w:color="auto"/>
              </w:divBdr>
            </w:div>
            <w:div w:id="791558637">
              <w:marLeft w:val="0"/>
              <w:marRight w:val="0"/>
              <w:marTop w:val="0"/>
              <w:marBottom w:val="0"/>
              <w:divBdr>
                <w:top w:val="none" w:sz="0" w:space="0" w:color="auto"/>
                <w:left w:val="none" w:sz="0" w:space="0" w:color="auto"/>
                <w:bottom w:val="none" w:sz="0" w:space="0" w:color="auto"/>
                <w:right w:val="none" w:sz="0" w:space="0" w:color="auto"/>
              </w:divBdr>
            </w:div>
            <w:div w:id="1457025663">
              <w:marLeft w:val="0"/>
              <w:marRight w:val="0"/>
              <w:marTop w:val="0"/>
              <w:marBottom w:val="0"/>
              <w:divBdr>
                <w:top w:val="none" w:sz="0" w:space="0" w:color="auto"/>
                <w:left w:val="none" w:sz="0" w:space="0" w:color="auto"/>
                <w:bottom w:val="none" w:sz="0" w:space="0" w:color="auto"/>
                <w:right w:val="none" w:sz="0" w:space="0" w:color="auto"/>
              </w:divBdr>
            </w:div>
            <w:div w:id="235894056">
              <w:marLeft w:val="0"/>
              <w:marRight w:val="0"/>
              <w:marTop w:val="0"/>
              <w:marBottom w:val="0"/>
              <w:divBdr>
                <w:top w:val="none" w:sz="0" w:space="0" w:color="auto"/>
                <w:left w:val="none" w:sz="0" w:space="0" w:color="auto"/>
                <w:bottom w:val="none" w:sz="0" w:space="0" w:color="auto"/>
                <w:right w:val="none" w:sz="0" w:space="0" w:color="auto"/>
              </w:divBdr>
            </w:div>
            <w:div w:id="611134539">
              <w:marLeft w:val="0"/>
              <w:marRight w:val="0"/>
              <w:marTop w:val="0"/>
              <w:marBottom w:val="0"/>
              <w:divBdr>
                <w:top w:val="none" w:sz="0" w:space="0" w:color="auto"/>
                <w:left w:val="none" w:sz="0" w:space="0" w:color="auto"/>
                <w:bottom w:val="none" w:sz="0" w:space="0" w:color="auto"/>
                <w:right w:val="none" w:sz="0" w:space="0" w:color="auto"/>
              </w:divBdr>
            </w:div>
            <w:div w:id="1540358569">
              <w:marLeft w:val="0"/>
              <w:marRight w:val="0"/>
              <w:marTop w:val="0"/>
              <w:marBottom w:val="0"/>
              <w:divBdr>
                <w:top w:val="none" w:sz="0" w:space="0" w:color="auto"/>
                <w:left w:val="none" w:sz="0" w:space="0" w:color="auto"/>
                <w:bottom w:val="none" w:sz="0" w:space="0" w:color="auto"/>
                <w:right w:val="none" w:sz="0" w:space="0" w:color="auto"/>
              </w:divBdr>
            </w:div>
            <w:div w:id="906112076">
              <w:marLeft w:val="0"/>
              <w:marRight w:val="0"/>
              <w:marTop w:val="0"/>
              <w:marBottom w:val="0"/>
              <w:divBdr>
                <w:top w:val="none" w:sz="0" w:space="0" w:color="auto"/>
                <w:left w:val="none" w:sz="0" w:space="0" w:color="auto"/>
                <w:bottom w:val="none" w:sz="0" w:space="0" w:color="auto"/>
                <w:right w:val="none" w:sz="0" w:space="0" w:color="auto"/>
              </w:divBdr>
            </w:div>
            <w:div w:id="1747142209">
              <w:marLeft w:val="0"/>
              <w:marRight w:val="0"/>
              <w:marTop w:val="0"/>
              <w:marBottom w:val="0"/>
              <w:divBdr>
                <w:top w:val="none" w:sz="0" w:space="0" w:color="auto"/>
                <w:left w:val="none" w:sz="0" w:space="0" w:color="auto"/>
                <w:bottom w:val="none" w:sz="0" w:space="0" w:color="auto"/>
                <w:right w:val="none" w:sz="0" w:space="0" w:color="auto"/>
              </w:divBdr>
            </w:div>
            <w:div w:id="954487065">
              <w:marLeft w:val="0"/>
              <w:marRight w:val="0"/>
              <w:marTop w:val="0"/>
              <w:marBottom w:val="0"/>
              <w:divBdr>
                <w:top w:val="none" w:sz="0" w:space="0" w:color="auto"/>
                <w:left w:val="none" w:sz="0" w:space="0" w:color="auto"/>
                <w:bottom w:val="none" w:sz="0" w:space="0" w:color="auto"/>
                <w:right w:val="none" w:sz="0" w:space="0" w:color="auto"/>
              </w:divBdr>
            </w:div>
            <w:div w:id="1140610896">
              <w:marLeft w:val="0"/>
              <w:marRight w:val="0"/>
              <w:marTop w:val="0"/>
              <w:marBottom w:val="0"/>
              <w:divBdr>
                <w:top w:val="none" w:sz="0" w:space="0" w:color="auto"/>
                <w:left w:val="none" w:sz="0" w:space="0" w:color="auto"/>
                <w:bottom w:val="none" w:sz="0" w:space="0" w:color="auto"/>
                <w:right w:val="none" w:sz="0" w:space="0" w:color="auto"/>
              </w:divBdr>
            </w:div>
            <w:div w:id="695471271">
              <w:marLeft w:val="0"/>
              <w:marRight w:val="0"/>
              <w:marTop w:val="0"/>
              <w:marBottom w:val="0"/>
              <w:divBdr>
                <w:top w:val="none" w:sz="0" w:space="0" w:color="auto"/>
                <w:left w:val="none" w:sz="0" w:space="0" w:color="auto"/>
                <w:bottom w:val="none" w:sz="0" w:space="0" w:color="auto"/>
                <w:right w:val="none" w:sz="0" w:space="0" w:color="auto"/>
              </w:divBdr>
            </w:div>
            <w:div w:id="1683775775">
              <w:marLeft w:val="0"/>
              <w:marRight w:val="0"/>
              <w:marTop w:val="0"/>
              <w:marBottom w:val="0"/>
              <w:divBdr>
                <w:top w:val="none" w:sz="0" w:space="0" w:color="auto"/>
                <w:left w:val="none" w:sz="0" w:space="0" w:color="auto"/>
                <w:bottom w:val="none" w:sz="0" w:space="0" w:color="auto"/>
                <w:right w:val="none" w:sz="0" w:space="0" w:color="auto"/>
              </w:divBdr>
            </w:div>
            <w:div w:id="2067338003">
              <w:marLeft w:val="0"/>
              <w:marRight w:val="0"/>
              <w:marTop w:val="0"/>
              <w:marBottom w:val="0"/>
              <w:divBdr>
                <w:top w:val="none" w:sz="0" w:space="0" w:color="auto"/>
                <w:left w:val="none" w:sz="0" w:space="0" w:color="auto"/>
                <w:bottom w:val="none" w:sz="0" w:space="0" w:color="auto"/>
                <w:right w:val="none" w:sz="0" w:space="0" w:color="auto"/>
              </w:divBdr>
            </w:div>
            <w:div w:id="1504470575">
              <w:marLeft w:val="0"/>
              <w:marRight w:val="0"/>
              <w:marTop w:val="0"/>
              <w:marBottom w:val="0"/>
              <w:divBdr>
                <w:top w:val="none" w:sz="0" w:space="0" w:color="auto"/>
                <w:left w:val="none" w:sz="0" w:space="0" w:color="auto"/>
                <w:bottom w:val="none" w:sz="0" w:space="0" w:color="auto"/>
                <w:right w:val="none" w:sz="0" w:space="0" w:color="auto"/>
              </w:divBdr>
            </w:div>
            <w:div w:id="936017221">
              <w:marLeft w:val="0"/>
              <w:marRight w:val="0"/>
              <w:marTop w:val="0"/>
              <w:marBottom w:val="0"/>
              <w:divBdr>
                <w:top w:val="none" w:sz="0" w:space="0" w:color="auto"/>
                <w:left w:val="none" w:sz="0" w:space="0" w:color="auto"/>
                <w:bottom w:val="none" w:sz="0" w:space="0" w:color="auto"/>
                <w:right w:val="none" w:sz="0" w:space="0" w:color="auto"/>
              </w:divBdr>
            </w:div>
            <w:div w:id="1758360518">
              <w:marLeft w:val="0"/>
              <w:marRight w:val="0"/>
              <w:marTop w:val="0"/>
              <w:marBottom w:val="0"/>
              <w:divBdr>
                <w:top w:val="none" w:sz="0" w:space="0" w:color="auto"/>
                <w:left w:val="none" w:sz="0" w:space="0" w:color="auto"/>
                <w:bottom w:val="none" w:sz="0" w:space="0" w:color="auto"/>
                <w:right w:val="none" w:sz="0" w:space="0" w:color="auto"/>
              </w:divBdr>
            </w:div>
            <w:div w:id="544175169">
              <w:marLeft w:val="0"/>
              <w:marRight w:val="0"/>
              <w:marTop w:val="0"/>
              <w:marBottom w:val="0"/>
              <w:divBdr>
                <w:top w:val="none" w:sz="0" w:space="0" w:color="auto"/>
                <w:left w:val="none" w:sz="0" w:space="0" w:color="auto"/>
                <w:bottom w:val="none" w:sz="0" w:space="0" w:color="auto"/>
                <w:right w:val="none" w:sz="0" w:space="0" w:color="auto"/>
              </w:divBdr>
            </w:div>
            <w:div w:id="13072339">
              <w:marLeft w:val="0"/>
              <w:marRight w:val="0"/>
              <w:marTop w:val="0"/>
              <w:marBottom w:val="0"/>
              <w:divBdr>
                <w:top w:val="none" w:sz="0" w:space="0" w:color="auto"/>
                <w:left w:val="none" w:sz="0" w:space="0" w:color="auto"/>
                <w:bottom w:val="none" w:sz="0" w:space="0" w:color="auto"/>
                <w:right w:val="none" w:sz="0" w:space="0" w:color="auto"/>
              </w:divBdr>
            </w:div>
            <w:div w:id="2146970541">
              <w:marLeft w:val="0"/>
              <w:marRight w:val="0"/>
              <w:marTop w:val="0"/>
              <w:marBottom w:val="0"/>
              <w:divBdr>
                <w:top w:val="none" w:sz="0" w:space="0" w:color="auto"/>
                <w:left w:val="none" w:sz="0" w:space="0" w:color="auto"/>
                <w:bottom w:val="none" w:sz="0" w:space="0" w:color="auto"/>
                <w:right w:val="none" w:sz="0" w:space="0" w:color="auto"/>
              </w:divBdr>
            </w:div>
            <w:div w:id="635988299">
              <w:marLeft w:val="0"/>
              <w:marRight w:val="0"/>
              <w:marTop w:val="0"/>
              <w:marBottom w:val="0"/>
              <w:divBdr>
                <w:top w:val="none" w:sz="0" w:space="0" w:color="auto"/>
                <w:left w:val="none" w:sz="0" w:space="0" w:color="auto"/>
                <w:bottom w:val="none" w:sz="0" w:space="0" w:color="auto"/>
                <w:right w:val="none" w:sz="0" w:space="0" w:color="auto"/>
              </w:divBdr>
            </w:div>
            <w:div w:id="207306384">
              <w:marLeft w:val="0"/>
              <w:marRight w:val="0"/>
              <w:marTop w:val="0"/>
              <w:marBottom w:val="0"/>
              <w:divBdr>
                <w:top w:val="none" w:sz="0" w:space="0" w:color="auto"/>
                <w:left w:val="none" w:sz="0" w:space="0" w:color="auto"/>
                <w:bottom w:val="none" w:sz="0" w:space="0" w:color="auto"/>
                <w:right w:val="none" w:sz="0" w:space="0" w:color="auto"/>
              </w:divBdr>
            </w:div>
            <w:div w:id="580523566">
              <w:marLeft w:val="0"/>
              <w:marRight w:val="0"/>
              <w:marTop w:val="0"/>
              <w:marBottom w:val="0"/>
              <w:divBdr>
                <w:top w:val="none" w:sz="0" w:space="0" w:color="auto"/>
                <w:left w:val="none" w:sz="0" w:space="0" w:color="auto"/>
                <w:bottom w:val="none" w:sz="0" w:space="0" w:color="auto"/>
                <w:right w:val="none" w:sz="0" w:space="0" w:color="auto"/>
              </w:divBdr>
            </w:div>
            <w:div w:id="2093962341">
              <w:marLeft w:val="0"/>
              <w:marRight w:val="0"/>
              <w:marTop w:val="0"/>
              <w:marBottom w:val="0"/>
              <w:divBdr>
                <w:top w:val="none" w:sz="0" w:space="0" w:color="auto"/>
                <w:left w:val="none" w:sz="0" w:space="0" w:color="auto"/>
                <w:bottom w:val="none" w:sz="0" w:space="0" w:color="auto"/>
                <w:right w:val="none" w:sz="0" w:space="0" w:color="auto"/>
              </w:divBdr>
            </w:div>
            <w:div w:id="909651648">
              <w:marLeft w:val="0"/>
              <w:marRight w:val="0"/>
              <w:marTop w:val="0"/>
              <w:marBottom w:val="0"/>
              <w:divBdr>
                <w:top w:val="none" w:sz="0" w:space="0" w:color="auto"/>
                <w:left w:val="none" w:sz="0" w:space="0" w:color="auto"/>
                <w:bottom w:val="none" w:sz="0" w:space="0" w:color="auto"/>
                <w:right w:val="none" w:sz="0" w:space="0" w:color="auto"/>
              </w:divBdr>
            </w:div>
            <w:div w:id="394209470">
              <w:marLeft w:val="0"/>
              <w:marRight w:val="0"/>
              <w:marTop w:val="0"/>
              <w:marBottom w:val="0"/>
              <w:divBdr>
                <w:top w:val="none" w:sz="0" w:space="0" w:color="auto"/>
                <w:left w:val="none" w:sz="0" w:space="0" w:color="auto"/>
                <w:bottom w:val="none" w:sz="0" w:space="0" w:color="auto"/>
                <w:right w:val="none" w:sz="0" w:space="0" w:color="auto"/>
              </w:divBdr>
            </w:div>
            <w:div w:id="291524703">
              <w:marLeft w:val="0"/>
              <w:marRight w:val="0"/>
              <w:marTop w:val="0"/>
              <w:marBottom w:val="0"/>
              <w:divBdr>
                <w:top w:val="none" w:sz="0" w:space="0" w:color="auto"/>
                <w:left w:val="none" w:sz="0" w:space="0" w:color="auto"/>
                <w:bottom w:val="none" w:sz="0" w:space="0" w:color="auto"/>
                <w:right w:val="none" w:sz="0" w:space="0" w:color="auto"/>
              </w:divBdr>
            </w:div>
            <w:div w:id="2013751812">
              <w:marLeft w:val="0"/>
              <w:marRight w:val="0"/>
              <w:marTop w:val="0"/>
              <w:marBottom w:val="0"/>
              <w:divBdr>
                <w:top w:val="none" w:sz="0" w:space="0" w:color="auto"/>
                <w:left w:val="none" w:sz="0" w:space="0" w:color="auto"/>
                <w:bottom w:val="none" w:sz="0" w:space="0" w:color="auto"/>
                <w:right w:val="none" w:sz="0" w:space="0" w:color="auto"/>
              </w:divBdr>
            </w:div>
            <w:div w:id="1161505399">
              <w:marLeft w:val="0"/>
              <w:marRight w:val="0"/>
              <w:marTop w:val="0"/>
              <w:marBottom w:val="0"/>
              <w:divBdr>
                <w:top w:val="none" w:sz="0" w:space="0" w:color="auto"/>
                <w:left w:val="none" w:sz="0" w:space="0" w:color="auto"/>
                <w:bottom w:val="none" w:sz="0" w:space="0" w:color="auto"/>
                <w:right w:val="none" w:sz="0" w:space="0" w:color="auto"/>
              </w:divBdr>
            </w:div>
            <w:div w:id="429594142">
              <w:marLeft w:val="0"/>
              <w:marRight w:val="0"/>
              <w:marTop w:val="0"/>
              <w:marBottom w:val="0"/>
              <w:divBdr>
                <w:top w:val="none" w:sz="0" w:space="0" w:color="auto"/>
                <w:left w:val="none" w:sz="0" w:space="0" w:color="auto"/>
                <w:bottom w:val="none" w:sz="0" w:space="0" w:color="auto"/>
                <w:right w:val="none" w:sz="0" w:space="0" w:color="auto"/>
              </w:divBdr>
            </w:div>
            <w:div w:id="406001977">
              <w:marLeft w:val="0"/>
              <w:marRight w:val="0"/>
              <w:marTop w:val="0"/>
              <w:marBottom w:val="0"/>
              <w:divBdr>
                <w:top w:val="none" w:sz="0" w:space="0" w:color="auto"/>
                <w:left w:val="none" w:sz="0" w:space="0" w:color="auto"/>
                <w:bottom w:val="none" w:sz="0" w:space="0" w:color="auto"/>
                <w:right w:val="none" w:sz="0" w:space="0" w:color="auto"/>
              </w:divBdr>
            </w:div>
            <w:div w:id="751199316">
              <w:marLeft w:val="0"/>
              <w:marRight w:val="0"/>
              <w:marTop w:val="0"/>
              <w:marBottom w:val="0"/>
              <w:divBdr>
                <w:top w:val="none" w:sz="0" w:space="0" w:color="auto"/>
                <w:left w:val="none" w:sz="0" w:space="0" w:color="auto"/>
                <w:bottom w:val="none" w:sz="0" w:space="0" w:color="auto"/>
                <w:right w:val="none" w:sz="0" w:space="0" w:color="auto"/>
              </w:divBdr>
            </w:div>
            <w:div w:id="45642539">
              <w:marLeft w:val="0"/>
              <w:marRight w:val="0"/>
              <w:marTop w:val="0"/>
              <w:marBottom w:val="0"/>
              <w:divBdr>
                <w:top w:val="none" w:sz="0" w:space="0" w:color="auto"/>
                <w:left w:val="none" w:sz="0" w:space="0" w:color="auto"/>
                <w:bottom w:val="none" w:sz="0" w:space="0" w:color="auto"/>
                <w:right w:val="none" w:sz="0" w:space="0" w:color="auto"/>
              </w:divBdr>
            </w:div>
            <w:div w:id="1954744436">
              <w:marLeft w:val="0"/>
              <w:marRight w:val="0"/>
              <w:marTop w:val="0"/>
              <w:marBottom w:val="0"/>
              <w:divBdr>
                <w:top w:val="none" w:sz="0" w:space="0" w:color="auto"/>
                <w:left w:val="none" w:sz="0" w:space="0" w:color="auto"/>
                <w:bottom w:val="none" w:sz="0" w:space="0" w:color="auto"/>
                <w:right w:val="none" w:sz="0" w:space="0" w:color="auto"/>
              </w:divBdr>
            </w:div>
            <w:div w:id="1516770032">
              <w:marLeft w:val="0"/>
              <w:marRight w:val="0"/>
              <w:marTop w:val="0"/>
              <w:marBottom w:val="0"/>
              <w:divBdr>
                <w:top w:val="none" w:sz="0" w:space="0" w:color="auto"/>
                <w:left w:val="none" w:sz="0" w:space="0" w:color="auto"/>
                <w:bottom w:val="none" w:sz="0" w:space="0" w:color="auto"/>
                <w:right w:val="none" w:sz="0" w:space="0" w:color="auto"/>
              </w:divBdr>
            </w:div>
            <w:div w:id="423306215">
              <w:marLeft w:val="0"/>
              <w:marRight w:val="0"/>
              <w:marTop w:val="0"/>
              <w:marBottom w:val="0"/>
              <w:divBdr>
                <w:top w:val="none" w:sz="0" w:space="0" w:color="auto"/>
                <w:left w:val="none" w:sz="0" w:space="0" w:color="auto"/>
                <w:bottom w:val="none" w:sz="0" w:space="0" w:color="auto"/>
                <w:right w:val="none" w:sz="0" w:space="0" w:color="auto"/>
              </w:divBdr>
            </w:div>
            <w:div w:id="1943295240">
              <w:marLeft w:val="0"/>
              <w:marRight w:val="0"/>
              <w:marTop w:val="0"/>
              <w:marBottom w:val="0"/>
              <w:divBdr>
                <w:top w:val="none" w:sz="0" w:space="0" w:color="auto"/>
                <w:left w:val="none" w:sz="0" w:space="0" w:color="auto"/>
                <w:bottom w:val="none" w:sz="0" w:space="0" w:color="auto"/>
                <w:right w:val="none" w:sz="0" w:space="0" w:color="auto"/>
              </w:divBdr>
            </w:div>
            <w:div w:id="634330927">
              <w:marLeft w:val="0"/>
              <w:marRight w:val="0"/>
              <w:marTop w:val="0"/>
              <w:marBottom w:val="0"/>
              <w:divBdr>
                <w:top w:val="none" w:sz="0" w:space="0" w:color="auto"/>
                <w:left w:val="none" w:sz="0" w:space="0" w:color="auto"/>
                <w:bottom w:val="none" w:sz="0" w:space="0" w:color="auto"/>
                <w:right w:val="none" w:sz="0" w:space="0" w:color="auto"/>
              </w:divBdr>
            </w:div>
            <w:div w:id="1291977329">
              <w:marLeft w:val="0"/>
              <w:marRight w:val="0"/>
              <w:marTop w:val="0"/>
              <w:marBottom w:val="0"/>
              <w:divBdr>
                <w:top w:val="none" w:sz="0" w:space="0" w:color="auto"/>
                <w:left w:val="none" w:sz="0" w:space="0" w:color="auto"/>
                <w:bottom w:val="none" w:sz="0" w:space="0" w:color="auto"/>
                <w:right w:val="none" w:sz="0" w:space="0" w:color="auto"/>
              </w:divBdr>
            </w:div>
            <w:div w:id="861017758">
              <w:marLeft w:val="0"/>
              <w:marRight w:val="0"/>
              <w:marTop w:val="0"/>
              <w:marBottom w:val="0"/>
              <w:divBdr>
                <w:top w:val="none" w:sz="0" w:space="0" w:color="auto"/>
                <w:left w:val="none" w:sz="0" w:space="0" w:color="auto"/>
                <w:bottom w:val="none" w:sz="0" w:space="0" w:color="auto"/>
                <w:right w:val="none" w:sz="0" w:space="0" w:color="auto"/>
              </w:divBdr>
            </w:div>
            <w:div w:id="1223178964">
              <w:marLeft w:val="0"/>
              <w:marRight w:val="0"/>
              <w:marTop w:val="0"/>
              <w:marBottom w:val="0"/>
              <w:divBdr>
                <w:top w:val="none" w:sz="0" w:space="0" w:color="auto"/>
                <w:left w:val="none" w:sz="0" w:space="0" w:color="auto"/>
                <w:bottom w:val="none" w:sz="0" w:space="0" w:color="auto"/>
                <w:right w:val="none" w:sz="0" w:space="0" w:color="auto"/>
              </w:divBdr>
            </w:div>
            <w:div w:id="1604730230">
              <w:marLeft w:val="0"/>
              <w:marRight w:val="0"/>
              <w:marTop w:val="0"/>
              <w:marBottom w:val="0"/>
              <w:divBdr>
                <w:top w:val="none" w:sz="0" w:space="0" w:color="auto"/>
                <w:left w:val="none" w:sz="0" w:space="0" w:color="auto"/>
                <w:bottom w:val="none" w:sz="0" w:space="0" w:color="auto"/>
                <w:right w:val="none" w:sz="0" w:space="0" w:color="auto"/>
              </w:divBdr>
            </w:div>
            <w:div w:id="80831728">
              <w:marLeft w:val="0"/>
              <w:marRight w:val="0"/>
              <w:marTop w:val="0"/>
              <w:marBottom w:val="0"/>
              <w:divBdr>
                <w:top w:val="none" w:sz="0" w:space="0" w:color="auto"/>
                <w:left w:val="none" w:sz="0" w:space="0" w:color="auto"/>
                <w:bottom w:val="none" w:sz="0" w:space="0" w:color="auto"/>
                <w:right w:val="none" w:sz="0" w:space="0" w:color="auto"/>
              </w:divBdr>
            </w:div>
            <w:div w:id="1907719922">
              <w:marLeft w:val="0"/>
              <w:marRight w:val="0"/>
              <w:marTop w:val="0"/>
              <w:marBottom w:val="0"/>
              <w:divBdr>
                <w:top w:val="none" w:sz="0" w:space="0" w:color="auto"/>
                <w:left w:val="none" w:sz="0" w:space="0" w:color="auto"/>
                <w:bottom w:val="none" w:sz="0" w:space="0" w:color="auto"/>
                <w:right w:val="none" w:sz="0" w:space="0" w:color="auto"/>
              </w:divBdr>
            </w:div>
            <w:div w:id="1092975343">
              <w:marLeft w:val="0"/>
              <w:marRight w:val="0"/>
              <w:marTop w:val="0"/>
              <w:marBottom w:val="0"/>
              <w:divBdr>
                <w:top w:val="none" w:sz="0" w:space="0" w:color="auto"/>
                <w:left w:val="none" w:sz="0" w:space="0" w:color="auto"/>
                <w:bottom w:val="none" w:sz="0" w:space="0" w:color="auto"/>
                <w:right w:val="none" w:sz="0" w:space="0" w:color="auto"/>
              </w:divBdr>
            </w:div>
            <w:div w:id="1384671306">
              <w:marLeft w:val="0"/>
              <w:marRight w:val="0"/>
              <w:marTop w:val="0"/>
              <w:marBottom w:val="0"/>
              <w:divBdr>
                <w:top w:val="none" w:sz="0" w:space="0" w:color="auto"/>
                <w:left w:val="none" w:sz="0" w:space="0" w:color="auto"/>
                <w:bottom w:val="none" w:sz="0" w:space="0" w:color="auto"/>
                <w:right w:val="none" w:sz="0" w:space="0" w:color="auto"/>
              </w:divBdr>
            </w:div>
            <w:div w:id="1982952639">
              <w:marLeft w:val="0"/>
              <w:marRight w:val="0"/>
              <w:marTop w:val="0"/>
              <w:marBottom w:val="0"/>
              <w:divBdr>
                <w:top w:val="none" w:sz="0" w:space="0" w:color="auto"/>
                <w:left w:val="none" w:sz="0" w:space="0" w:color="auto"/>
                <w:bottom w:val="none" w:sz="0" w:space="0" w:color="auto"/>
                <w:right w:val="none" w:sz="0" w:space="0" w:color="auto"/>
              </w:divBdr>
            </w:div>
            <w:div w:id="1665738735">
              <w:marLeft w:val="0"/>
              <w:marRight w:val="0"/>
              <w:marTop w:val="0"/>
              <w:marBottom w:val="0"/>
              <w:divBdr>
                <w:top w:val="none" w:sz="0" w:space="0" w:color="auto"/>
                <w:left w:val="none" w:sz="0" w:space="0" w:color="auto"/>
                <w:bottom w:val="none" w:sz="0" w:space="0" w:color="auto"/>
                <w:right w:val="none" w:sz="0" w:space="0" w:color="auto"/>
              </w:divBdr>
            </w:div>
            <w:div w:id="526603272">
              <w:marLeft w:val="0"/>
              <w:marRight w:val="0"/>
              <w:marTop w:val="0"/>
              <w:marBottom w:val="0"/>
              <w:divBdr>
                <w:top w:val="none" w:sz="0" w:space="0" w:color="auto"/>
                <w:left w:val="none" w:sz="0" w:space="0" w:color="auto"/>
                <w:bottom w:val="none" w:sz="0" w:space="0" w:color="auto"/>
                <w:right w:val="none" w:sz="0" w:space="0" w:color="auto"/>
              </w:divBdr>
            </w:div>
            <w:div w:id="1763381615">
              <w:marLeft w:val="0"/>
              <w:marRight w:val="0"/>
              <w:marTop w:val="0"/>
              <w:marBottom w:val="0"/>
              <w:divBdr>
                <w:top w:val="none" w:sz="0" w:space="0" w:color="auto"/>
                <w:left w:val="none" w:sz="0" w:space="0" w:color="auto"/>
                <w:bottom w:val="none" w:sz="0" w:space="0" w:color="auto"/>
                <w:right w:val="none" w:sz="0" w:space="0" w:color="auto"/>
              </w:divBdr>
            </w:div>
            <w:div w:id="1372418324">
              <w:marLeft w:val="0"/>
              <w:marRight w:val="0"/>
              <w:marTop w:val="0"/>
              <w:marBottom w:val="0"/>
              <w:divBdr>
                <w:top w:val="none" w:sz="0" w:space="0" w:color="auto"/>
                <w:left w:val="none" w:sz="0" w:space="0" w:color="auto"/>
                <w:bottom w:val="none" w:sz="0" w:space="0" w:color="auto"/>
                <w:right w:val="none" w:sz="0" w:space="0" w:color="auto"/>
              </w:divBdr>
            </w:div>
            <w:div w:id="1007051441">
              <w:marLeft w:val="0"/>
              <w:marRight w:val="0"/>
              <w:marTop w:val="0"/>
              <w:marBottom w:val="0"/>
              <w:divBdr>
                <w:top w:val="none" w:sz="0" w:space="0" w:color="auto"/>
                <w:left w:val="none" w:sz="0" w:space="0" w:color="auto"/>
                <w:bottom w:val="none" w:sz="0" w:space="0" w:color="auto"/>
                <w:right w:val="none" w:sz="0" w:space="0" w:color="auto"/>
              </w:divBdr>
            </w:div>
            <w:div w:id="848834139">
              <w:marLeft w:val="0"/>
              <w:marRight w:val="0"/>
              <w:marTop w:val="0"/>
              <w:marBottom w:val="0"/>
              <w:divBdr>
                <w:top w:val="none" w:sz="0" w:space="0" w:color="auto"/>
                <w:left w:val="none" w:sz="0" w:space="0" w:color="auto"/>
                <w:bottom w:val="none" w:sz="0" w:space="0" w:color="auto"/>
                <w:right w:val="none" w:sz="0" w:space="0" w:color="auto"/>
              </w:divBdr>
            </w:div>
            <w:div w:id="1874490607">
              <w:marLeft w:val="0"/>
              <w:marRight w:val="0"/>
              <w:marTop w:val="0"/>
              <w:marBottom w:val="0"/>
              <w:divBdr>
                <w:top w:val="none" w:sz="0" w:space="0" w:color="auto"/>
                <w:left w:val="none" w:sz="0" w:space="0" w:color="auto"/>
                <w:bottom w:val="none" w:sz="0" w:space="0" w:color="auto"/>
                <w:right w:val="none" w:sz="0" w:space="0" w:color="auto"/>
              </w:divBdr>
            </w:div>
            <w:div w:id="450322463">
              <w:marLeft w:val="0"/>
              <w:marRight w:val="0"/>
              <w:marTop w:val="0"/>
              <w:marBottom w:val="0"/>
              <w:divBdr>
                <w:top w:val="none" w:sz="0" w:space="0" w:color="auto"/>
                <w:left w:val="none" w:sz="0" w:space="0" w:color="auto"/>
                <w:bottom w:val="none" w:sz="0" w:space="0" w:color="auto"/>
                <w:right w:val="none" w:sz="0" w:space="0" w:color="auto"/>
              </w:divBdr>
            </w:div>
            <w:div w:id="562107339">
              <w:marLeft w:val="0"/>
              <w:marRight w:val="0"/>
              <w:marTop w:val="0"/>
              <w:marBottom w:val="0"/>
              <w:divBdr>
                <w:top w:val="none" w:sz="0" w:space="0" w:color="auto"/>
                <w:left w:val="none" w:sz="0" w:space="0" w:color="auto"/>
                <w:bottom w:val="none" w:sz="0" w:space="0" w:color="auto"/>
                <w:right w:val="none" w:sz="0" w:space="0" w:color="auto"/>
              </w:divBdr>
            </w:div>
            <w:div w:id="1880703208">
              <w:marLeft w:val="0"/>
              <w:marRight w:val="0"/>
              <w:marTop w:val="0"/>
              <w:marBottom w:val="0"/>
              <w:divBdr>
                <w:top w:val="none" w:sz="0" w:space="0" w:color="auto"/>
                <w:left w:val="none" w:sz="0" w:space="0" w:color="auto"/>
                <w:bottom w:val="none" w:sz="0" w:space="0" w:color="auto"/>
                <w:right w:val="none" w:sz="0" w:space="0" w:color="auto"/>
              </w:divBdr>
            </w:div>
            <w:div w:id="469246434">
              <w:marLeft w:val="0"/>
              <w:marRight w:val="0"/>
              <w:marTop w:val="0"/>
              <w:marBottom w:val="0"/>
              <w:divBdr>
                <w:top w:val="none" w:sz="0" w:space="0" w:color="auto"/>
                <w:left w:val="none" w:sz="0" w:space="0" w:color="auto"/>
                <w:bottom w:val="none" w:sz="0" w:space="0" w:color="auto"/>
                <w:right w:val="none" w:sz="0" w:space="0" w:color="auto"/>
              </w:divBdr>
            </w:div>
            <w:div w:id="2031568560">
              <w:marLeft w:val="0"/>
              <w:marRight w:val="0"/>
              <w:marTop w:val="0"/>
              <w:marBottom w:val="0"/>
              <w:divBdr>
                <w:top w:val="none" w:sz="0" w:space="0" w:color="auto"/>
                <w:left w:val="none" w:sz="0" w:space="0" w:color="auto"/>
                <w:bottom w:val="none" w:sz="0" w:space="0" w:color="auto"/>
                <w:right w:val="none" w:sz="0" w:space="0" w:color="auto"/>
              </w:divBdr>
            </w:div>
            <w:div w:id="1981685318">
              <w:marLeft w:val="0"/>
              <w:marRight w:val="0"/>
              <w:marTop w:val="0"/>
              <w:marBottom w:val="0"/>
              <w:divBdr>
                <w:top w:val="none" w:sz="0" w:space="0" w:color="auto"/>
                <w:left w:val="none" w:sz="0" w:space="0" w:color="auto"/>
                <w:bottom w:val="none" w:sz="0" w:space="0" w:color="auto"/>
                <w:right w:val="none" w:sz="0" w:space="0" w:color="auto"/>
              </w:divBdr>
            </w:div>
            <w:div w:id="1683314942">
              <w:marLeft w:val="0"/>
              <w:marRight w:val="0"/>
              <w:marTop w:val="0"/>
              <w:marBottom w:val="0"/>
              <w:divBdr>
                <w:top w:val="none" w:sz="0" w:space="0" w:color="auto"/>
                <w:left w:val="none" w:sz="0" w:space="0" w:color="auto"/>
                <w:bottom w:val="none" w:sz="0" w:space="0" w:color="auto"/>
                <w:right w:val="none" w:sz="0" w:space="0" w:color="auto"/>
              </w:divBdr>
            </w:div>
            <w:div w:id="848830018">
              <w:marLeft w:val="0"/>
              <w:marRight w:val="0"/>
              <w:marTop w:val="0"/>
              <w:marBottom w:val="0"/>
              <w:divBdr>
                <w:top w:val="none" w:sz="0" w:space="0" w:color="auto"/>
                <w:left w:val="none" w:sz="0" w:space="0" w:color="auto"/>
                <w:bottom w:val="none" w:sz="0" w:space="0" w:color="auto"/>
                <w:right w:val="none" w:sz="0" w:space="0" w:color="auto"/>
              </w:divBdr>
            </w:div>
            <w:div w:id="1461847112">
              <w:marLeft w:val="0"/>
              <w:marRight w:val="0"/>
              <w:marTop w:val="0"/>
              <w:marBottom w:val="0"/>
              <w:divBdr>
                <w:top w:val="none" w:sz="0" w:space="0" w:color="auto"/>
                <w:left w:val="none" w:sz="0" w:space="0" w:color="auto"/>
                <w:bottom w:val="none" w:sz="0" w:space="0" w:color="auto"/>
                <w:right w:val="none" w:sz="0" w:space="0" w:color="auto"/>
              </w:divBdr>
            </w:div>
            <w:div w:id="887955109">
              <w:marLeft w:val="0"/>
              <w:marRight w:val="0"/>
              <w:marTop w:val="0"/>
              <w:marBottom w:val="0"/>
              <w:divBdr>
                <w:top w:val="none" w:sz="0" w:space="0" w:color="auto"/>
                <w:left w:val="none" w:sz="0" w:space="0" w:color="auto"/>
                <w:bottom w:val="none" w:sz="0" w:space="0" w:color="auto"/>
                <w:right w:val="none" w:sz="0" w:space="0" w:color="auto"/>
              </w:divBdr>
            </w:div>
            <w:div w:id="777526984">
              <w:marLeft w:val="0"/>
              <w:marRight w:val="0"/>
              <w:marTop w:val="0"/>
              <w:marBottom w:val="0"/>
              <w:divBdr>
                <w:top w:val="none" w:sz="0" w:space="0" w:color="auto"/>
                <w:left w:val="none" w:sz="0" w:space="0" w:color="auto"/>
                <w:bottom w:val="none" w:sz="0" w:space="0" w:color="auto"/>
                <w:right w:val="none" w:sz="0" w:space="0" w:color="auto"/>
              </w:divBdr>
            </w:div>
            <w:div w:id="2071883990">
              <w:marLeft w:val="0"/>
              <w:marRight w:val="0"/>
              <w:marTop w:val="0"/>
              <w:marBottom w:val="0"/>
              <w:divBdr>
                <w:top w:val="none" w:sz="0" w:space="0" w:color="auto"/>
                <w:left w:val="none" w:sz="0" w:space="0" w:color="auto"/>
                <w:bottom w:val="none" w:sz="0" w:space="0" w:color="auto"/>
                <w:right w:val="none" w:sz="0" w:space="0" w:color="auto"/>
              </w:divBdr>
            </w:div>
            <w:div w:id="1864435338">
              <w:marLeft w:val="0"/>
              <w:marRight w:val="0"/>
              <w:marTop w:val="0"/>
              <w:marBottom w:val="0"/>
              <w:divBdr>
                <w:top w:val="none" w:sz="0" w:space="0" w:color="auto"/>
                <w:left w:val="none" w:sz="0" w:space="0" w:color="auto"/>
                <w:bottom w:val="none" w:sz="0" w:space="0" w:color="auto"/>
                <w:right w:val="none" w:sz="0" w:space="0" w:color="auto"/>
              </w:divBdr>
            </w:div>
            <w:div w:id="1715764927">
              <w:marLeft w:val="0"/>
              <w:marRight w:val="0"/>
              <w:marTop w:val="0"/>
              <w:marBottom w:val="0"/>
              <w:divBdr>
                <w:top w:val="none" w:sz="0" w:space="0" w:color="auto"/>
                <w:left w:val="none" w:sz="0" w:space="0" w:color="auto"/>
                <w:bottom w:val="none" w:sz="0" w:space="0" w:color="auto"/>
                <w:right w:val="none" w:sz="0" w:space="0" w:color="auto"/>
              </w:divBdr>
            </w:div>
            <w:div w:id="479880785">
              <w:marLeft w:val="0"/>
              <w:marRight w:val="0"/>
              <w:marTop w:val="0"/>
              <w:marBottom w:val="0"/>
              <w:divBdr>
                <w:top w:val="none" w:sz="0" w:space="0" w:color="auto"/>
                <w:left w:val="none" w:sz="0" w:space="0" w:color="auto"/>
                <w:bottom w:val="none" w:sz="0" w:space="0" w:color="auto"/>
                <w:right w:val="none" w:sz="0" w:space="0" w:color="auto"/>
              </w:divBdr>
            </w:div>
            <w:div w:id="1236404303">
              <w:marLeft w:val="0"/>
              <w:marRight w:val="0"/>
              <w:marTop w:val="0"/>
              <w:marBottom w:val="0"/>
              <w:divBdr>
                <w:top w:val="none" w:sz="0" w:space="0" w:color="auto"/>
                <w:left w:val="none" w:sz="0" w:space="0" w:color="auto"/>
                <w:bottom w:val="none" w:sz="0" w:space="0" w:color="auto"/>
                <w:right w:val="none" w:sz="0" w:space="0" w:color="auto"/>
              </w:divBdr>
            </w:div>
            <w:div w:id="1000811238">
              <w:marLeft w:val="0"/>
              <w:marRight w:val="0"/>
              <w:marTop w:val="0"/>
              <w:marBottom w:val="0"/>
              <w:divBdr>
                <w:top w:val="none" w:sz="0" w:space="0" w:color="auto"/>
                <w:left w:val="none" w:sz="0" w:space="0" w:color="auto"/>
                <w:bottom w:val="none" w:sz="0" w:space="0" w:color="auto"/>
                <w:right w:val="none" w:sz="0" w:space="0" w:color="auto"/>
              </w:divBdr>
            </w:div>
            <w:div w:id="1003632232">
              <w:marLeft w:val="0"/>
              <w:marRight w:val="0"/>
              <w:marTop w:val="0"/>
              <w:marBottom w:val="0"/>
              <w:divBdr>
                <w:top w:val="none" w:sz="0" w:space="0" w:color="auto"/>
                <w:left w:val="none" w:sz="0" w:space="0" w:color="auto"/>
                <w:bottom w:val="none" w:sz="0" w:space="0" w:color="auto"/>
                <w:right w:val="none" w:sz="0" w:space="0" w:color="auto"/>
              </w:divBdr>
            </w:div>
            <w:div w:id="1055927505">
              <w:marLeft w:val="0"/>
              <w:marRight w:val="0"/>
              <w:marTop w:val="0"/>
              <w:marBottom w:val="0"/>
              <w:divBdr>
                <w:top w:val="none" w:sz="0" w:space="0" w:color="auto"/>
                <w:left w:val="none" w:sz="0" w:space="0" w:color="auto"/>
                <w:bottom w:val="none" w:sz="0" w:space="0" w:color="auto"/>
                <w:right w:val="none" w:sz="0" w:space="0" w:color="auto"/>
              </w:divBdr>
            </w:div>
            <w:div w:id="1366710420">
              <w:marLeft w:val="0"/>
              <w:marRight w:val="0"/>
              <w:marTop w:val="0"/>
              <w:marBottom w:val="0"/>
              <w:divBdr>
                <w:top w:val="none" w:sz="0" w:space="0" w:color="auto"/>
                <w:left w:val="none" w:sz="0" w:space="0" w:color="auto"/>
                <w:bottom w:val="none" w:sz="0" w:space="0" w:color="auto"/>
                <w:right w:val="none" w:sz="0" w:space="0" w:color="auto"/>
              </w:divBdr>
            </w:div>
            <w:div w:id="1065033088">
              <w:marLeft w:val="0"/>
              <w:marRight w:val="0"/>
              <w:marTop w:val="0"/>
              <w:marBottom w:val="0"/>
              <w:divBdr>
                <w:top w:val="none" w:sz="0" w:space="0" w:color="auto"/>
                <w:left w:val="none" w:sz="0" w:space="0" w:color="auto"/>
                <w:bottom w:val="none" w:sz="0" w:space="0" w:color="auto"/>
                <w:right w:val="none" w:sz="0" w:space="0" w:color="auto"/>
              </w:divBdr>
            </w:div>
            <w:div w:id="1278291568">
              <w:marLeft w:val="0"/>
              <w:marRight w:val="0"/>
              <w:marTop w:val="0"/>
              <w:marBottom w:val="0"/>
              <w:divBdr>
                <w:top w:val="none" w:sz="0" w:space="0" w:color="auto"/>
                <w:left w:val="none" w:sz="0" w:space="0" w:color="auto"/>
                <w:bottom w:val="none" w:sz="0" w:space="0" w:color="auto"/>
                <w:right w:val="none" w:sz="0" w:space="0" w:color="auto"/>
              </w:divBdr>
            </w:div>
            <w:div w:id="423569926">
              <w:marLeft w:val="0"/>
              <w:marRight w:val="0"/>
              <w:marTop w:val="0"/>
              <w:marBottom w:val="0"/>
              <w:divBdr>
                <w:top w:val="none" w:sz="0" w:space="0" w:color="auto"/>
                <w:left w:val="none" w:sz="0" w:space="0" w:color="auto"/>
                <w:bottom w:val="none" w:sz="0" w:space="0" w:color="auto"/>
                <w:right w:val="none" w:sz="0" w:space="0" w:color="auto"/>
              </w:divBdr>
            </w:div>
            <w:div w:id="1323852366">
              <w:marLeft w:val="0"/>
              <w:marRight w:val="0"/>
              <w:marTop w:val="0"/>
              <w:marBottom w:val="0"/>
              <w:divBdr>
                <w:top w:val="none" w:sz="0" w:space="0" w:color="auto"/>
                <w:left w:val="none" w:sz="0" w:space="0" w:color="auto"/>
                <w:bottom w:val="none" w:sz="0" w:space="0" w:color="auto"/>
                <w:right w:val="none" w:sz="0" w:space="0" w:color="auto"/>
              </w:divBdr>
            </w:div>
            <w:div w:id="1678144393">
              <w:marLeft w:val="0"/>
              <w:marRight w:val="0"/>
              <w:marTop w:val="0"/>
              <w:marBottom w:val="0"/>
              <w:divBdr>
                <w:top w:val="none" w:sz="0" w:space="0" w:color="auto"/>
                <w:left w:val="none" w:sz="0" w:space="0" w:color="auto"/>
                <w:bottom w:val="none" w:sz="0" w:space="0" w:color="auto"/>
                <w:right w:val="none" w:sz="0" w:space="0" w:color="auto"/>
              </w:divBdr>
            </w:div>
            <w:div w:id="108472802">
              <w:marLeft w:val="0"/>
              <w:marRight w:val="0"/>
              <w:marTop w:val="0"/>
              <w:marBottom w:val="0"/>
              <w:divBdr>
                <w:top w:val="none" w:sz="0" w:space="0" w:color="auto"/>
                <w:left w:val="none" w:sz="0" w:space="0" w:color="auto"/>
                <w:bottom w:val="none" w:sz="0" w:space="0" w:color="auto"/>
                <w:right w:val="none" w:sz="0" w:space="0" w:color="auto"/>
              </w:divBdr>
            </w:div>
            <w:div w:id="1735465736">
              <w:marLeft w:val="0"/>
              <w:marRight w:val="0"/>
              <w:marTop w:val="0"/>
              <w:marBottom w:val="0"/>
              <w:divBdr>
                <w:top w:val="none" w:sz="0" w:space="0" w:color="auto"/>
                <w:left w:val="none" w:sz="0" w:space="0" w:color="auto"/>
                <w:bottom w:val="none" w:sz="0" w:space="0" w:color="auto"/>
                <w:right w:val="none" w:sz="0" w:space="0" w:color="auto"/>
              </w:divBdr>
            </w:div>
            <w:div w:id="559483695">
              <w:marLeft w:val="0"/>
              <w:marRight w:val="0"/>
              <w:marTop w:val="0"/>
              <w:marBottom w:val="0"/>
              <w:divBdr>
                <w:top w:val="none" w:sz="0" w:space="0" w:color="auto"/>
                <w:left w:val="none" w:sz="0" w:space="0" w:color="auto"/>
                <w:bottom w:val="none" w:sz="0" w:space="0" w:color="auto"/>
                <w:right w:val="none" w:sz="0" w:space="0" w:color="auto"/>
              </w:divBdr>
            </w:div>
            <w:div w:id="412630348">
              <w:marLeft w:val="0"/>
              <w:marRight w:val="0"/>
              <w:marTop w:val="0"/>
              <w:marBottom w:val="0"/>
              <w:divBdr>
                <w:top w:val="none" w:sz="0" w:space="0" w:color="auto"/>
                <w:left w:val="none" w:sz="0" w:space="0" w:color="auto"/>
                <w:bottom w:val="none" w:sz="0" w:space="0" w:color="auto"/>
                <w:right w:val="none" w:sz="0" w:space="0" w:color="auto"/>
              </w:divBdr>
            </w:div>
            <w:div w:id="765075159">
              <w:marLeft w:val="0"/>
              <w:marRight w:val="0"/>
              <w:marTop w:val="0"/>
              <w:marBottom w:val="0"/>
              <w:divBdr>
                <w:top w:val="none" w:sz="0" w:space="0" w:color="auto"/>
                <w:left w:val="none" w:sz="0" w:space="0" w:color="auto"/>
                <w:bottom w:val="none" w:sz="0" w:space="0" w:color="auto"/>
                <w:right w:val="none" w:sz="0" w:space="0" w:color="auto"/>
              </w:divBdr>
            </w:div>
            <w:div w:id="1101292300">
              <w:marLeft w:val="0"/>
              <w:marRight w:val="0"/>
              <w:marTop w:val="0"/>
              <w:marBottom w:val="0"/>
              <w:divBdr>
                <w:top w:val="none" w:sz="0" w:space="0" w:color="auto"/>
                <w:left w:val="none" w:sz="0" w:space="0" w:color="auto"/>
                <w:bottom w:val="none" w:sz="0" w:space="0" w:color="auto"/>
                <w:right w:val="none" w:sz="0" w:space="0" w:color="auto"/>
              </w:divBdr>
            </w:div>
            <w:div w:id="1791361322">
              <w:marLeft w:val="0"/>
              <w:marRight w:val="0"/>
              <w:marTop w:val="0"/>
              <w:marBottom w:val="0"/>
              <w:divBdr>
                <w:top w:val="none" w:sz="0" w:space="0" w:color="auto"/>
                <w:left w:val="none" w:sz="0" w:space="0" w:color="auto"/>
                <w:bottom w:val="none" w:sz="0" w:space="0" w:color="auto"/>
                <w:right w:val="none" w:sz="0" w:space="0" w:color="auto"/>
              </w:divBdr>
            </w:div>
            <w:div w:id="926497361">
              <w:marLeft w:val="0"/>
              <w:marRight w:val="0"/>
              <w:marTop w:val="0"/>
              <w:marBottom w:val="0"/>
              <w:divBdr>
                <w:top w:val="none" w:sz="0" w:space="0" w:color="auto"/>
                <w:left w:val="none" w:sz="0" w:space="0" w:color="auto"/>
                <w:bottom w:val="none" w:sz="0" w:space="0" w:color="auto"/>
                <w:right w:val="none" w:sz="0" w:space="0" w:color="auto"/>
              </w:divBdr>
            </w:div>
            <w:div w:id="1152285254">
              <w:marLeft w:val="0"/>
              <w:marRight w:val="0"/>
              <w:marTop w:val="0"/>
              <w:marBottom w:val="0"/>
              <w:divBdr>
                <w:top w:val="none" w:sz="0" w:space="0" w:color="auto"/>
                <w:left w:val="none" w:sz="0" w:space="0" w:color="auto"/>
                <w:bottom w:val="none" w:sz="0" w:space="0" w:color="auto"/>
                <w:right w:val="none" w:sz="0" w:space="0" w:color="auto"/>
              </w:divBdr>
            </w:div>
            <w:div w:id="65882696">
              <w:marLeft w:val="0"/>
              <w:marRight w:val="0"/>
              <w:marTop w:val="0"/>
              <w:marBottom w:val="0"/>
              <w:divBdr>
                <w:top w:val="none" w:sz="0" w:space="0" w:color="auto"/>
                <w:left w:val="none" w:sz="0" w:space="0" w:color="auto"/>
                <w:bottom w:val="none" w:sz="0" w:space="0" w:color="auto"/>
                <w:right w:val="none" w:sz="0" w:space="0" w:color="auto"/>
              </w:divBdr>
            </w:div>
            <w:div w:id="1161509383">
              <w:marLeft w:val="0"/>
              <w:marRight w:val="0"/>
              <w:marTop w:val="0"/>
              <w:marBottom w:val="0"/>
              <w:divBdr>
                <w:top w:val="none" w:sz="0" w:space="0" w:color="auto"/>
                <w:left w:val="none" w:sz="0" w:space="0" w:color="auto"/>
                <w:bottom w:val="none" w:sz="0" w:space="0" w:color="auto"/>
                <w:right w:val="none" w:sz="0" w:space="0" w:color="auto"/>
              </w:divBdr>
            </w:div>
            <w:div w:id="733040716">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76674855">
              <w:marLeft w:val="0"/>
              <w:marRight w:val="0"/>
              <w:marTop w:val="0"/>
              <w:marBottom w:val="0"/>
              <w:divBdr>
                <w:top w:val="none" w:sz="0" w:space="0" w:color="auto"/>
                <w:left w:val="none" w:sz="0" w:space="0" w:color="auto"/>
                <w:bottom w:val="none" w:sz="0" w:space="0" w:color="auto"/>
                <w:right w:val="none" w:sz="0" w:space="0" w:color="auto"/>
              </w:divBdr>
            </w:div>
            <w:div w:id="1090203447">
              <w:marLeft w:val="0"/>
              <w:marRight w:val="0"/>
              <w:marTop w:val="0"/>
              <w:marBottom w:val="0"/>
              <w:divBdr>
                <w:top w:val="none" w:sz="0" w:space="0" w:color="auto"/>
                <w:left w:val="none" w:sz="0" w:space="0" w:color="auto"/>
                <w:bottom w:val="none" w:sz="0" w:space="0" w:color="auto"/>
                <w:right w:val="none" w:sz="0" w:space="0" w:color="auto"/>
              </w:divBdr>
            </w:div>
            <w:div w:id="1411931021">
              <w:marLeft w:val="0"/>
              <w:marRight w:val="0"/>
              <w:marTop w:val="0"/>
              <w:marBottom w:val="0"/>
              <w:divBdr>
                <w:top w:val="none" w:sz="0" w:space="0" w:color="auto"/>
                <w:left w:val="none" w:sz="0" w:space="0" w:color="auto"/>
                <w:bottom w:val="none" w:sz="0" w:space="0" w:color="auto"/>
                <w:right w:val="none" w:sz="0" w:space="0" w:color="auto"/>
              </w:divBdr>
            </w:div>
            <w:div w:id="1412894152">
              <w:marLeft w:val="0"/>
              <w:marRight w:val="0"/>
              <w:marTop w:val="0"/>
              <w:marBottom w:val="0"/>
              <w:divBdr>
                <w:top w:val="none" w:sz="0" w:space="0" w:color="auto"/>
                <w:left w:val="none" w:sz="0" w:space="0" w:color="auto"/>
                <w:bottom w:val="none" w:sz="0" w:space="0" w:color="auto"/>
                <w:right w:val="none" w:sz="0" w:space="0" w:color="auto"/>
              </w:divBdr>
            </w:div>
            <w:div w:id="959533278">
              <w:marLeft w:val="0"/>
              <w:marRight w:val="0"/>
              <w:marTop w:val="0"/>
              <w:marBottom w:val="0"/>
              <w:divBdr>
                <w:top w:val="none" w:sz="0" w:space="0" w:color="auto"/>
                <w:left w:val="none" w:sz="0" w:space="0" w:color="auto"/>
                <w:bottom w:val="none" w:sz="0" w:space="0" w:color="auto"/>
                <w:right w:val="none" w:sz="0" w:space="0" w:color="auto"/>
              </w:divBdr>
            </w:div>
            <w:div w:id="25836943">
              <w:marLeft w:val="0"/>
              <w:marRight w:val="0"/>
              <w:marTop w:val="0"/>
              <w:marBottom w:val="0"/>
              <w:divBdr>
                <w:top w:val="none" w:sz="0" w:space="0" w:color="auto"/>
                <w:left w:val="none" w:sz="0" w:space="0" w:color="auto"/>
                <w:bottom w:val="none" w:sz="0" w:space="0" w:color="auto"/>
                <w:right w:val="none" w:sz="0" w:space="0" w:color="auto"/>
              </w:divBdr>
            </w:div>
            <w:div w:id="1041904897">
              <w:marLeft w:val="0"/>
              <w:marRight w:val="0"/>
              <w:marTop w:val="0"/>
              <w:marBottom w:val="0"/>
              <w:divBdr>
                <w:top w:val="none" w:sz="0" w:space="0" w:color="auto"/>
                <w:left w:val="none" w:sz="0" w:space="0" w:color="auto"/>
                <w:bottom w:val="none" w:sz="0" w:space="0" w:color="auto"/>
                <w:right w:val="none" w:sz="0" w:space="0" w:color="auto"/>
              </w:divBdr>
            </w:div>
            <w:div w:id="1902641916">
              <w:marLeft w:val="0"/>
              <w:marRight w:val="0"/>
              <w:marTop w:val="0"/>
              <w:marBottom w:val="0"/>
              <w:divBdr>
                <w:top w:val="none" w:sz="0" w:space="0" w:color="auto"/>
                <w:left w:val="none" w:sz="0" w:space="0" w:color="auto"/>
                <w:bottom w:val="none" w:sz="0" w:space="0" w:color="auto"/>
                <w:right w:val="none" w:sz="0" w:space="0" w:color="auto"/>
              </w:divBdr>
            </w:div>
            <w:div w:id="242301190">
              <w:marLeft w:val="0"/>
              <w:marRight w:val="0"/>
              <w:marTop w:val="0"/>
              <w:marBottom w:val="0"/>
              <w:divBdr>
                <w:top w:val="none" w:sz="0" w:space="0" w:color="auto"/>
                <w:left w:val="none" w:sz="0" w:space="0" w:color="auto"/>
                <w:bottom w:val="none" w:sz="0" w:space="0" w:color="auto"/>
                <w:right w:val="none" w:sz="0" w:space="0" w:color="auto"/>
              </w:divBdr>
            </w:div>
            <w:div w:id="960889065">
              <w:marLeft w:val="0"/>
              <w:marRight w:val="0"/>
              <w:marTop w:val="0"/>
              <w:marBottom w:val="0"/>
              <w:divBdr>
                <w:top w:val="none" w:sz="0" w:space="0" w:color="auto"/>
                <w:left w:val="none" w:sz="0" w:space="0" w:color="auto"/>
                <w:bottom w:val="none" w:sz="0" w:space="0" w:color="auto"/>
                <w:right w:val="none" w:sz="0" w:space="0" w:color="auto"/>
              </w:divBdr>
            </w:div>
            <w:div w:id="1679039292">
              <w:marLeft w:val="0"/>
              <w:marRight w:val="0"/>
              <w:marTop w:val="0"/>
              <w:marBottom w:val="0"/>
              <w:divBdr>
                <w:top w:val="none" w:sz="0" w:space="0" w:color="auto"/>
                <w:left w:val="none" w:sz="0" w:space="0" w:color="auto"/>
                <w:bottom w:val="none" w:sz="0" w:space="0" w:color="auto"/>
                <w:right w:val="none" w:sz="0" w:space="0" w:color="auto"/>
              </w:divBdr>
            </w:div>
            <w:div w:id="1505824476">
              <w:marLeft w:val="0"/>
              <w:marRight w:val="0"/>
              <w:marTop w:val="0"/>
              <w:marBottom w:val="0"/>
              <w:divBdr>
                <w:top w:val="none" w:sz="0" w:space="0" w:color="auto"/>
                <w:left w:val="none" w:sz="0" w:space="0" w:color="auto"/>
                <w:bottom w:val="none" w:sz="0" w:space="0" w:color="auto"/>
                <w:right w:val="none" w:sz="0" w:space="0" w:color="auto"/>
              </w:divBdr>
            </w:div>
            <w:div w:id="348339088">
              <w:marLeft w:val="0"/>
              <w:marRight w:val="0"/>
              <w:marTop w:val="0"/>
              <w:marBottom w:val="0"/>
              <w:divBdr>
                <w:top w:val="none" w:sz="0" w:space="0" w:color="auto"/>
                <w:left w:val="none" w:sz="0" w:space="0" w:color="auto"/>
                <w:bottom w:val="none" w:sz="0" w:space="0" w:color="auto"/>
                <w:right w:val="none" w:sz="0" w:space="0" w:color="auto"/>
              </w:divBdr>
            </w:div>
            <w:div w:id="385682872">
              <w:marLeft w:val="0"/>
              <w:marRight w:val="0"/>
              <w:marTop w:val="0"/>
              <w:marBottom w:val="0"/>
              <w:divBdr>
                <w:top w:val="none" w:sz="0" w:space="0" w:color="auto"/>
                <w:left w:val="none" w:sz="0" w:space="0" w:color="auto"/>
                <w:bottom w:val="none" w:sz="0" w:space="0" w:color="auto"/>
                <w:right w:val="none" w:sz="0" w:space="0" w:color="auto"/>
              </w:divBdr>
            </w:div>
            <w:div w:id="1763599663">
              <w:marLeft w:val="0"/>
              <w:marRight w:val="0"/>
              <w:marTop w:val="0"/>
              <w:marBottom w:val="0"/>
              <w:divBdr>
                <w:top w:val="none" w:sz="0" w:space="0" w:color="auto"/>
                <w:left w:val="none" w:sz="0" w:space="0" w:color="auto"/>
                <w:bottom w:val="none" w:sz="0" w:space="0" w:color="auto"/>
                <w:right w:val="none" w:sz="0" w:space="0" w:color="auto"/>
              </w:divBdr>
            </w:div>
            <w:div w:id="1333802899">
              <w:marLeft w:val="0"/>
              <w:marRight w:val="0"/>
              <w:marTop w:val="0"/>
              <w:marBottom w:val="0"/>
              <w:divBdr>
                <w:top w:val="none" w:sz="0" w:space="0" w:color="auto"/>
                <w:left w:val="none" w:sz="0" w:space="0" w:color="auto"/>
                <w:bottom w:val="none" w:sz="0" w:space="0" w:color="auto"/>
                <w:right w:val="none" w:sz="0" w:space="0" w:color="auto"/>
              </w:divBdr>
            </w:div>
            <w:div w:id="397748055">
              <w:marLeft w:val="0"/>
              <w:marRight w:val="0"/>
              <w:marTop w:val="0"/>
              <w:marBottom w:val="0"/>
              <w:divBdr>
                <w:top w:val="none" w:sz="0" w:space="0" w:color="auto"/>
                <w:left w:val="none" w:sz="0" w:space="0" w:color="auto"/>
                <w:bottom w:val="none" w:sz="0" w:space="0" w:color="auto"/>
                <w:right w:val="none" w:sz="0" w:space="0" w:color="auto"/>
              </w:divBdr>
            </w:div>
            <w:div w:id="1505630873">
              <w:marLeft w:val="0"/>
              <w:marRight w:val="0"/>
              <w:marTop w:val="0"/>
              <w:marBottom w:val="0"/>
              <w:divBdr>
                <w:top w:val="none" w:sz="0" w:space="0" w:color="auto"/>
                <w:left w:val="none" w:sz="0" w:space="0" w:color="auto"/>
                <w:bottom w:val="none" w:sz="0" w:space="0" w:color="auto"/>
                <w:right w:val="none" w:sz="0" w:space="0" w:color="auto"/>
              </w:divBdr>
            </w:div>
            <w:div w:id="2131313235">
              <w:marLeft w:val="0"/>
              <w:marRight w:val="0"/>
              <w:marTop w:val="0"/>
              <w:marBottom w:val="0"/>
              <w:divBdr>
                <w:top w:val="none" w:sz="0" w:space="0" w:color="auto"/>
                <w:left w:val="none" w:sz="0" w:space="0" w:color="auto"/>
                <w:bottom w:val="none" w:sz="0" w:space="0" w:color="auto"/>
                <w:right w:val="none" w:sz="0" w:space="0" w:color="auto"/>
              </w:divBdr>
            </w:div>
            <w:div w:id="397022031">
              <w:marLeft w:val="0"/>
              <w:marRight w:val="0"/>
              <w:marTop w:val="0"/>
              <w:marBottom w:val="0"/>
              <w:divBdr>
                <w:top w:val="none" w:sz="0" w:space="0" w:color="auto"/>
                <w:left w:val="none" w:sz="0" w:space="0" w:color="auto"/>
                <w:bottom w:val="none" w:sz="0" w:space="0" w:color="auto"/>
                <w:right w:val="none" w:sz="0" w:space="0" w:color="auto"/>
              </w:divBdr>
            </w:div>
            <w:div w:id="1142651484">
              <w:marLeft w:val="0"/>
              <w:marRight w:val="0"/>
              <w:marTop w:val="0"/>
              <w:marBottom w:val="0"/>
              <w:divBdr>
                <w:top w:val="none" w:sz="0" w:space="0" w:color="auto"/>
                <w:left w:val="none" w:sz="0" w:space="0" w:color="auto"/>
                <w:bottom w:val="none" w:sz="0" w:space="0" w:color="auto"/>
                <w:right w:val="none" w:sz="0" w:space="0" w:color="auto"/>
              </w:divBdr>
            </w:div>
            <w:div w:id="1126780961">
              <w:marLeft w:val="0"/>
              <w:marRight w:val="0"/>
              <w:marTop w:val="0"/>
              <w:marBottom w:val="0"/>
              <w:divBdr>
                <w:top w:val="none" w:sz="0" w:space="0" w:color="auto"/>
                <w:left w:val="none" w:sz="0" w:space="0" w:color="auto"/>
                <w:bottom w:val="none" w:sz="0" w:space="0" w:color="auto"/>
                <w:right w:val="none" w:sz="0" w:space="0" w:color="auto"/>
              </w:divBdr>
            </w:div>
            <w:div w:id="492137135">
              <w:marLeft w:val="0"/>
              <w:marRight w:val="0"/>
              <w:marTop w:val="0"/>
              <w:marBottom w:val="0"/>
              <w:divBdr>
                <w:top w:val="none" w:sz="0" w:space="0" w:color="auto"/>
                <w:left w:val="none" w:sz="0" w:space="0" w:color="auto"/>
                <w:bottom w:val="none" w:sz="0" w:space="0" w:color="auto"/>
                <w:right w:val="none" w:sz="0" w:space="0" w:color="auto"/>
              </w:divBdr>
            </w:div>
            <w:div w:id="1356348383">
              <w:marLeft w:val="0"/>
              <w:marRight w:val="0"/>
              <w:marTop w:val="0"/>
              <w:marBottom w:val="0"/>
              <w:divBdr>
                <w:top w:val="none" w:sz="0" w:space="0" w:color="auto"/>
                <w:left w:val="none" w:sz="0" w:space="0" w:color="auto"/>
                <w:bottom w:val="none" w:sz="0" w:space="0" w:color="auto"/>
                <w:right w:val="none" w:sz="0" w:space="0" w:color="auto"/>
              </w:divBdr>
            </w:div>
            <w:div w:id="1768036419">
              <w:marLeft w:val="0"/>
              <w:marRight w:val="0"/>
              <w:marTop w:val="0"/>
              <w:marBottom w:val="0"/>
              <w:divBdr>
                <w:top w:val="none" w:sz="0" w:space="0" w:color="auto"/>
                <w:left w:val="none" w:sz="0" w:space="0" w:color="auto"/>
                <w:bottom w:val="none" w:sz="0" w:space="0" w:color="auto"/>
                <w:right w:val="none" w:sz="0" w:space="0" w:color="auto"/>
              </w:divBdr>
            </w:div>
            <w:div w:id="1654799445">
              <w:marLeft w:val="0"/>
              <w:marRight w:val="0"/>
              <w:marTop w:val="0"/>
              <w:marBottom w:val="0"/>
              <w:divBdr>
                <w:top w:val="none" w:sz="0" w:space="0" w:color="auto"/>
                <w:left w:val="none" w:sz="0" w:space="0" w:color="auto"/>
                <w:bottom w:val="none" w:sz="0" w:space="0" w:color="auto"/>
                <w:right w:val="none" w:sz="0" w:space="0" w:color="auto"/>
              </w:divBdr>
            </w:div>
            <w:div w:id="476266235">
              <w:marLeft w:val="0"/>
              <w:marRight w:val="0"/>
              <w:marTop w:val="0"/>
              <w:marBottom w:val="0"/>
              <w:divBdr>
                <w:top w:val="none" w:sz="0" w:space="0" w:color="auto"/>
                <w:left w:val="none" w:sz="0" w:space="0" w:color="auto"/>
                <w:bottom w:val="none" w:sz="0" w:space="0" w:color="auto"/>
                <w:right w:val="none" w:sz="0" w:space="0" w:color="auto"/>
              </w:divBdr>
            </w:div>
            <w:div w:id="1112748365">
              <w:marLeft w:val="0"/>
              <w:marRight w:val="0"/>
              <w:marTop w:val="0"/>
              <w:marBottom w:val="0"/>
              <w:divBdr>
                <w:top w:val="none" w:sz="0" w:space="0" w:color="auto"/>
                <w:left w:val="none" w:sz="0" w:space="0" w:color="auto"/>
                <w:bottom w:val="none" w:sz="0" w:space="0" w:color="auto"/>
                <w:right w:val="none" w:sz="0" w:space="0" w:color="auto"/>
              </w:divBdr>
            </w:div>
            <w:div w:id="1518345846">
              <w:marLeft w:val="0"/>
              <w:marRight w:val="0"/>
              <w:marTop w:val="0"/>
              <w:marBottom w:val="0"/>
              <w:divBdr>
                <w:top w:val="none" w:sz="0" w:space="0" w:color="auto"/>
                <w:left w:val="none" w:sz="0" w:space="0" w:color="auto"/>
                <w:bottom w:val="none" w:sz="0" w:space="0" w:color="auto"/>
                <w:right w:val="none" w:sz="0" w:space="0" w:color="auto"/>
              </w:divBdr>
            </w:div>
            <w:div w:id="553586922">
              <w:marLeft w:val="0"/>
              <w:marRight w:val="0"/>
              <w:marTop w:val="0"/>
              <w:marBottom w:val="0"/>
              <w:divBdr>
                <w:top w:val="none" w:sz="0" w:space="0" w:color="auto"/>
                <w:left w:val="none" w:sz="0" w:space="0" w:color="auto"/>
                <w:bottom w:val="none" w:sz="0" w:space="0" w:color="auto"/>
                <w:right w:val="none" w:sz="0" w:space="0" w:color="auto"/>
              </w:divBdr>
            </w:div>
            <w:div w:id="2007322979">
              <w:marLeft w:val="0"/>
              <w:marRight w:val="0"/>
              <w:marTop w:val="0"/>
              <w:marBottom w:val="0"/>
              <w:divBdr>
                <w:top w:val="none" w:sz="0" w:space="0" w:color="auto"/>
                <w:left w:val="none" w:sz="0" w:space="0" w:color="auto"/>
                <w:bottom w:val="none" w:sz="0" w:space="0" w:color="auto"/>
                <w:right w:val="none" w:sz="0" w:space="0" w:color="auto"/>
              </w:divBdr>
            </w:div>
            <w:div w:id="1686907499">
              <w:marLeft w:val="0"/>
              <w:marRight w:val="0"/>
              <w:marTop w:val="0"/>
              <w:marBottom w:val="0"/>
              <w:divBdr>
                <w:top w:val="none" w:sz="0" w:space="0" w:color="auto"/>
                <w:left w:val="none" w:sz="0" w:space="0" w:color="auto"/>
                <w:bottom w:val="none" w:sz="0" w:space="0" w:color="auto"/>
                <w:right w:val="none" w:sz="0" w:space="0" w:color="auto"/>
              </w:divBdr>
            </w:div>
            <w:div w:id="1450204935">
              <w:marLeft w:val="0"/>
              <w:marRight w:val="0"/>
              <w:marTop w:val="0"/>
              <w:marBottom w:val="0"/>
              <w:divBdr>
                <w:top w:val="none" w:sz="0" w:space="0" w:color="auto"/>
                <w:left w:val="none" w:sz="0" w:space="0" w:color="auto"/>
                <w:bottom w:val="none" w:sz="0" w:space="0" w:color="auto"/>
                <w:right w:val="none" w:sz="0" w:space="0" w:color="auto"/>
              </w:divBdr>
            </w:div>
            <w:div w:id="843857098">
              <w:marLeft w:val="0"/>
              <w:marRight w:val="0"/>
              <w:marTop w:val="0"/>
              <w:marBottom w:val="0"/>
              <w:divBdr>
                <w:top w:val="none" w:sz="0" w:space="0" w:color="auto"/>
                <w:left w:val="none" w:sz="0" w:space="0" w:color="auto"/>
                <w:bottom w:val="none" w:sz="0" w:space="0" w:color="auto"/>
                <w:right w:val="none" w:sz="0" w:space="0" w:color="auto"/>
              </w:divBdr>
            </w:div>
            <w:div w:id="934943011">
              <w:marLeft w:val="0"/>
              <w:marRight w:val="0"/>
              <w:marTop w:val="0"/>
              <w:marBottom w:val="0"/>
              <w:divBdr>
                <w:top w:val="none" w:sz="0" w:space="0" w:color="auto"/>
                <w:left w:val="none" w:sz="0" w:space="0" w:color="auto"/>
                <w:bottom w:val="none" w:sz="0" w:space="0" w:color="auto"/>
                <w:right w:val="none" w:sz="0" w:space="0" w:color="auto"/>
              </w:divBdr>
            </w:div>
            <w:div w:id="1962877960">
              <w:marLeft w:val="0"/>
              <w:marRight w:val="0"/>
              <w:marTop w:val="0"/>
              <w:marBottom w:val="0"/>
              <w:divBdr>
                <w:top w:val="none" w:sz="0" w:space="0" w:color="auto"/>
                <w:left w:val="none" w:sz="0" w:space="0" w:color="auto"/>
                <w:bottom w:val="none" w:sz="0" w:space="0" w:color="auto"/>
                <w:right w:val="none" w:sz="0" w:space="0" w:color="auto"/>
              </w:divBdr>
            </w:div>
            <w:div w:id="1202786616">
              <w:marLeft w:val="0"/>
              <w:marRight w:val="0"/>
              <w:marTop w:val="0"/>
              <w:marBottom w:val="0"/>
              <w:divBdr>
                <w:top w:val="none" w:sz="0" w:space="0" w:color="auto"/>
                <w:left w:val="none" w:sz="0" w:space="0" w:color="auto"/>
                <w:bottom w:val="none" w:sz="0" w:space="0" w:color="auto"/>
                <w:right w:val="none" w:sz="0" w:space="0" w:color="auto"/>
              </w:divBdr>
            </w:div>
            <w:div w:id="774862719">
              <w:marLeft w:val="0"/>
              <w:marRight w:val="0"/>
              <w:marTop w:val="0"/>
              <w:marBottom w:val="0"/>
              <w:divBdr>
                <w:top w:val="none" w:sz="0" w:space="0" w:color="auto"/>
                <w:left w:val="none" w:sz="0" w:space="0" w:color="auto"/>
                <w:bottom w:val="none" w:sz="0" w:space="0" w:color="auto"/>
                <w:right w:val="none" w:sz="0" w:space="0" w:color="auto"/>
              </w:divBdr>
            </w:div>
            <w:div w:id="1660961006">
              <w:marLeft w:val="0"/>
              <w:marRight w:val="0"/>
              <w:marTop w:val="0"/>
              <w:marBottom w:val="0"/>
              <w:divBdr>
                <w:top w:val="none" w:sz="0" w:space="0" w:color="auto"/>
                <w:left w:val="none" w:sz="0" w:space="0" w:color="auto"/>
                <w:bottom w:val="none" w:sz="0" w:space="0" w:color="auto"/>
                <w:right w:val="none" w:sz="0" w:space="0" w:color="auto"/>
              </w:divBdr>
            </w:div>
            <w:div w:id="142546697">
              <w:marLeft w:val="0"/>
              <w:marRight w:val="0"/>
              <w:marTop w:val="0"/>
              <w:marBottom w:val="0"/>
              <w:divBdr>
                <w:top w:val="none" w:sz="0" w:space="0" w:color="auto"/>
                <w:left w:val="none" w:sz="0" w:space="0" w:color="auto"/>
                <w:bottom w:val="none" w:sz="0" w:space="0" w:color="auto"/>
                <w:right w:val="none" w:sz="0" w:space="0" w:color="auto"/>
              </w:divBdr>
            </w:div>
            <w:div w:id="1037581715">
              <w:marLeft w:val="0"/>
              <w:marRight w:val="0"/>
              <w:marTop w:val="0"/>
              <w:marBottom w:val="0"/>
              <w:divBdr>
                <w:top w:val="none" w:sz="0" w:space="0" w:color="auto"/>
                <w:left w:val="none" w:sz="0" w:space="0" w:color="auto"/>
                <w:bottom w:val="none" w:sz="0" w:space="0" w:color="auto"/>
                <w:right w:val="none" w:sz="0" w:space="0" w:color="auto"/>
              </w:divBdr>
            </w:div>
            <w:div w:id="1506355932">
              <w:marLeft w:val="0"/>
              <w:marRight w:val="0"/>
              <w:marTop w:val="0"/>
              <w:marBottom w:val="0"/>
              <w:divBdr>
                <w:top w:val="none" w:sz="0" w:space="0" w:color="auto"/>
                <w:left w:val="none" w:sz="0" w:space="0" w:color="auto"/>
                <w:bottom w:val="none" w:sz="0" w:space="0" w:color="auto"/>
                <w:right w:val="none" w:sz="0" w:space="0" w:color="auto"/>
              </w:divBdr>
            </w:div>
            <w:div w:id="1625575403">
              <w:marLeft w:val="0"/>
              <w:marRight w:val="0"/>
              <w:marTop w:val="0"/>
              <w:marBottom w:val="0"/>
              <w:divBdr>
                <w:top w:val="none" w:sz="0" w:space="0" w:color="auto"/>
                <w:left w:val="none" w:sz="0" w:space="0" w:color="auto"/>
                <w:bottom w:val="none" w:sz="0" w:space="0" w:color="auto"/>
                <w:right w:val="none" w:sz="0" w:space="0" w:color="auto"/>
              </w:divBdr>
            </w:div>
            <w:div w:id="145516650">
              <w:marLeft w:val="0"/>
              <w:marRight w:val="0"/>
              <w:marTop w:val="0"/>
              <w:marBottom w:val="0"/>
              <w:divBdr>
                <w:top w:val="none" w:sz="0" w:space="0" w:color="auto"/>
                <w:left w:val="none" w:sz="0" w:space="0" w:color="auto"/>
                <w:bottom w:val="none" w:sz="0" w:space="0" w:color="auto"/>
                <w:right w:val="none" w:sz="0" w:space="0" w:color="auto"/>
              </w:divBdr>
            </w:div>
            <w:div w:id="1373192038">
              <w:marLeft w:val="0"/>
              <w:marRight w:val="0"/>
              <w:marTop w:val="0"/>
              <w:marBottom w:val="0"/>
              <w:divBdr>
                <w:top w:val="none" w:sz="0" w:space="0" w:color="auto"/>
                <w:left w:val="none" w:sz="0" w:space="0" w:color="auto"/>
                <w:bottom w:val="none" w:sz="0" w:space="0" w:color="auto"/>
                <w:right w:val="none" w:sz="0" w:space="0" w:color="auto"/>
              </w:divBdr>
            </w:div>
            <w:div w:id="1343429741">
              <w:marLeft w:val="0"/>
              <w:marRight w:val="0"/>
              <w:marTop w:val="0"/>
              <w:marBottom w:val="0"/>
              <w:divBdr>
                <w:top w:val="none" w:sz="0" w:space="0" w:color="auto"/>
                <w:left w:val="none" w:sz="0" w:space="0" w:color="auto"/>
                <w:bottom w:val="none" w:sz="0" w:space="0" w:color="auto"/>
                <w:right w:val="none" w:sz="0" w:space="0" w:color="auto"/>
              </w:divBdr>
            </w:div>
            <w:div w:id="2146461407">
              <w:marLeft w:val="0"/>
              <w:marRight w:val="0"/>
              <w:marTop w:val="0"/>
              <w:marBottom w:val="0"/>
              <w:divBdr>
                <w:top w:val="none" w:sz="0" w:space="0" w:color="auto"/>
                <w:left w:val="none" w:sz="0" w:space="0" w:color="auto"/>
                <w:bottom w:val="none" w:sz="0" w:space="0" w:color="auto"/>
                <w:right w:val="none" w:sz="0" w:space="0" w:color="auto"/>
              </w:divBdr>
            </w:div>
            <w:div w:id="220991381">
              <w:marLeft w:val="0"/>
              <w:marRight w:val="0"/>
              <w:marTop w:val="0"/>
              <w:marBottom w:val="0"/>
              <w:divBdr>
                <w:top w:val="none" w:sz="0" w:space="0" w:color="auto"/>
                <w:left w:val="none" w:sz="0" w:space="0" w:color="auto"/>
                <w:bottom w:val="none" w:sz="0" w:space="0" w:color="auto"/>
                <w:right w:val="none" w:sz="0" w:space="0" w:color="auto"/>
              </w:divBdr>
            </w:div>
            <w:div w:id="1434324435">
              <w:marLeft w:val="0"/>
              <w:marRight w:val="0"/>
              <w:marTop w:val="0"/>
              <w:marBottom w:val="0"/>
              <w:divBdr>
                <w:top w:val="none" w:sz="0" w:space="0" w:color="auto"/>
                <w:left w:val="none" w:sz="0" w:space="0" w:color="auto"/>
                <w:bottom w:val="none" w:sz="0" w:space="0" w:color="auto"/>
                <w:right w:val="none" w:sz="0" w:space="0" w:color="auto"/>
              </w:divBdr>
            </w:div>
            <w:div w:id="1432778251">
              <w:marLeft w:val="0"/>
              <w:marRight w:val="0"/>
              <w:marTop w:val="0"/>
              <w:marBottom w:val="0"/>
              <w:divBdr>
                <w:top w:val="none" w:sz="0" w:space="0" w:color="auto"/>
                <w:left w:val="none" w:sz="0" w:space="0" w:color="auto"/>
                <w:bottom w:val="none" w:sz="0" w:space="0" w:color="auto"/>
                <w:right w:val="none" w:sz="0" w:space="0" w:color="auto"/>
              </w:divBdr>
            </w:div>
            <w:div w:id="731928268">
              <w:marLeft w:val="0"/>
              <w:marRight w:val="0"/>
              <w:marTop w:val="0"/>
              <w:marBottom w:val="0"/>
              <w:divBdr>
                <w:top w:val="none" w:sz="0" w:space="0" w:color="auto"/>
                <w:left w:val="none" w:sz="0" w:space="0" w:color="auto"/>
                <w:bottom w:val="none" w:sz="0" w:space="0" w:color="auto"/>
                <w:right w:val="none" w:sz="0" w:space="0" w:color="auto"/>
              </w:divBdr>
            </w:div>
            <w:div w:id="36860685">
              <w:marLeft w:val="0"/>
              <w:marRight w:val="0"/>
              <w:marTop w:val="0"/>
              <w:marBottom w:val="0"/>
              <w:divBdr>
                <w:top w:val="none" w:sz="0" w:space="0" w:color="auto"/>
                <w:left w:val="none" w:sz="0" w:space="0" w:color="auto"/>
                <w:bottom w:val="none" w:sz="0" w:space="0" w:color="auto"/>
                <w:right w:val="none" w:sz="0" w:space="0" w:color="auto"/>
              </w:divBdr>
            </w:div>
            <w:div w:id="1654605634">
              <w:marLeft w:val="0"/>
              <w:marRight w:val="0"/>
              <w:marTop w:val="0"/>
              <w:marBottom w:val="0"/>
              <w:divBdr>
                <w:top w:val="none" w:sz="0" w:space="0" w:color="auto"/>
                <w:left w:val="none" w:sz="0" w:space="0" w:color="auto"/>
                <w:bottom w:val="none" w:sz="0" w:space="0" w:color="auto"/>
                <w:right w:val="none" w:sz="0" w:space="0" w:color="auto"/>
              </w:divBdr>
            </w:div>
            <w:div w:id="1476946746">
              <w:marLeft w:val="0"/>
              <w:marRight w:val="0"/>
              <w:marTop w:val="0"/>
              <w:marBottom w:val="0"/>
              <w:divBdr>
                <w:top w:val="none" w:sz="0" w:space="0" w:color="auto"/>
                <w:left w:val="none" w:sz="0" w:space="0" w:color="auto"/>
                <w:bottom w:val="none" w:sz="0" w:space="0" w:color="auto"/>
                <w:right w:val="none" w:sz="0" w:space="0" w:color="auto"/>
              </w:divBdr>
            </w:div>
            <w:div w:id="1120999890">
              <w:marLeft w:val="0"/>
              <w:marRight w:val="0"/>
              <w:marTop w:val="0"/>
              <w:marBottom w:val="0"/>
              <w:divBdr>
                <w:top w:val="none" w:sz="0" w:space="0" w:color="auto"/>
                <w:left w:val="none" w:sz="0" w:space="0" w:color="auto"/>
                <w:bottom w:val="none" w:sz="0" w:space="0" w:color="auto"/>
                <w:right w:val="none" w:sz="0" w:space="0" w:color="auto"/>
              </w:divBdr>
            </w:div>
            <w:div w:id="395785736">
              <w:marLeft w:val="0"/>
              <w:marRight w:val="0"/>
              <w:marTop w:val="0"/>
              <w:marBottom w:val="0"/>
              <w:divBdr>
                <w:top w:val="none" w:sz="0" w:space="0" w:color="auto"/>
                <w:left w:val="none" w:sz="0" w:space="0" w:color="auto"/>
                <w:bottom w:val="none" w:sz="0" w:space="0" w:color="auto"/>
                <w:right w:val="none" w:sz="0" w:space="0" w:color="auto"/>
              </w:divBdr>
            </w:div>
            <w:div w:id="1750276116">
              <w:marLeft w:val="0"/>
              <w:marRight w:val="0"/>
              <w:marTop w:val="0"/>
              <w:marBottom w:val="0"/>
              <w:divBdr>
                <w:top w:val="none" w:sz="0" w:space="0" w:color="auto"/>
                <w:left w:val="none" w:sz="0" w:space="0" w:color="auto"/>
                <w:bottom w:val="none" w:sz="0" w:space="0" w:color="auto"/>
                <w:right w:val="none" w:sz="0" w:space="0" w:color="auto"/>
              </w:divBdr>
            </w:div>
            <w:div w:id="1422680365">
              <w:marLeft w:val="0"/>
              <w:marRight w:val="0"/>
              <w:marTop w:val="0"/>
              <w:marBottom w:val="0"/>
              <w:divBdr>
                <w:top w:val="none" w:sz="0" w:space="0" w:color="auto"/>
                <w:left w:val="none" w:sz="0" w:space="0" w:color="auto"/>
                <w:bottom w:val="none" w:sz="0" w:space="0" w:color="auto"/>
                <w:right w:val="none" w:sz="0" w:space="0" w:color="auto"/>
              </w:divBdr>
            </w:div>
            <w:div w:id="742917482">
              <w:marLeft w:val="0"/>
              <w:marRight w:val="0"/>
              <w:marTop w:val="0"/>
              <w:marBottom w:val="0"/>
              <w:divBdr>
                <w:top w:val="none" w:sz="0" w:space="0" w:color="auto"/>
                <w:left w:val="none" w:sz="0" w:space="0" w:color="auto"/>
                <w:bottom w:val="none" w:sz="0" w:space="0" w:color="auto"/>
                <w:right w:val="none" w:sz="0" w:space="0" w:color="auto"/>
              </w:divBdr>
            </w:div>
            <w:div w:id="1210604167">
              <w:marLeft w:val="0"/>
              <w:marRight w:val="0"/>
              <w:marTop w:val="0"/>
              <w:marBottom w:val="0"/>
              <w:divBdr>
                <w:top w:val="none" w:sz="0" w:space="0" w:color="auto"/>
                <w:left w:val="none" w:sz="0" w:space="0" w:color="auto"/>
                <w:bottom w:val="none" w:sz="0" w:space="0" w:color="auto"/>
                <w:right w:val="none" w:sz="0" w:space="0" w:color="auto"/>
              </w:divBdr>
            </w:div>
            <w:div w:id="149903473">
              <w:marLeft w:val="0"/>
              <w:marRight w:val="0"/>
              <w:marTop w:val="0"/>
              <w:marBottom w:val="0"/>
              <w:divBdr>
                <w:top w:val="none" w:sz="0" w:space="0" w:color="auto"/>
                <w:left w:val="none" w:sz="0" w:space="0" w:color="auto"/>
                <w:bottom w:val="none" w:sz="0" w:space="0" w:color="auto"/>
                <w:right w:val="none" w:sz="0" w:space="0" w:color="auto"/>
              </w:divBdr>
            </w:div>
            <w:div w:id="1985423163">
              <w:marLeft w:val="0"/>
              <w:marRight w:val="0"/>
              <w:marTop w:val="0"/>
              <w:marBottom w:val="0"/>
              <w:divBdr>
                <w:top w:val="none" w:sz="0" w:space="0" w:color="auto"/>
                <w:left w:val="none" w:sz="0" w:space="0" w:color="auto"/>
                <w:bottom w:val="none" w:sz="0" w:space="0" w:color="auto"/>
                <w:right w:val="none" w:sz="0" w:space="0" w:color="auto"/>
              </w:divBdr>
            </w:div>
            <w:div w:id="536039995">
              <w:marLeft w:val="0"/>
              <w:marRight w:val="0"/>
              <w:marTop w:val="0"/>
              <w:marBottom w:val="0"/>
              <w:divBdr>
                <w:top w:val="none" w:sz="0" w:space="0" w:color="auto"/>
                <w:left w:val="none" w:sz="0" w:space="0" w:color="auto"/>
                <w:bottom w:val="none" w:sz="0" w:space="0" w:color="auto"/>
                <w:right w:val="none" w:sz="0" w:space="0" w:color="auto"/>
              </w:divBdr>
            </w:div>
            <w:div w:id="8952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4606">
      <w:bodyDiv w:val="1"/>
      <w:marLeft w:val="0"/>
      <w:marRight w:val="0"/>
      <w:marTop w:val="0"/>
      <w:marBottom w:val="0"/>
      <w:divBdr>
        <w:top w:val="none" w:sz="0" w:space="0" w:color="auto"/>
        <w:left w:val="none" w:sz="0" w:space="0" w:color="auto"/>
        <w:bottom w:val="none" w:sz="0" w:space="0" w:color="auto"/>
        <w:right w:val="none" w:sz="0" w:space="0" w:color="auto"/>
      </w:divBdr>
      <w:divsChild>
        <w:div w:id="1445536488">
          <w:marLeft w:val="0"/>
          <w:marRight w:val="0"/>
          <w:marTop w:val="0"/>
          <w:marBottom w:val="0"/>
          <w:divBdr>
            <w:top w:val="none" w:sz="0" w:space="0" w:color="auto"/>
            <w:left w:val="none" w:sz="0" w:space="0" w:color="auto"/>
            <w:bottom w:val="none" w:sz="0" w:space="0" w:color="auto"/>
            <w:right w:val="none" w:sz="0" w:space="0" w:color="auto"/>
          </w:divBdr>
          <w:divsChild>
            <w:div w:id="34432046">
              <w:marLeft w:val="0"/>
              <w:marRight w:val="0"/>
              <w:marTop w:val="0"/>
              <w:marBottom w:val="0"/>
              <w:divBdr>
                <w:top w:val="none" w:sz="0" w:space="0" w:color="auto"/>
                <w:left w:val="none" w:sz="0" w:space="0" w:color="auto"/>
                <w:bottom w:val="none" w:sz="0" w:space="0" w:color="auto"/>
                <w:right w:val="none" w:sz="0" w:space="0" w:color="auto"/>
              </w:divBdr>
            </w:div>
            <w:div w:id="44986671">
              <w:marLeft w:val="0"/>
              <w:marRight w:val="0"/>
              <w:marTop w:val="0"/>
              <w:marBottom w:val="0"/>
              <w:divBdr>
                <w:top w:val="none" w:sz="0" w:space="0" w:color="auto"/>
                <w:left w:val="none" w:sz="0" w:space="0" w:color="auto"/>
                <w:bottom w:val="none" w:sz="0" w:space="0" w:color="auto"/>
                <w:right w:val="none" w:sz="0" w:space="0" w:color="auto"/>
              </w:divBdr>
            </w:div>
            <w:div w:id="185025059">
              <w:marLeft w:val="0"/>
              <w:marRight w:val="0"/>
              <w:marTop w:val="0"/>
              <w:marBottom w:val="0"/>
              <w:divBdr>
                <w:top w:val="none" w:sz="0" w:space="0" w:color="auto"/>
                <w:left w:val="none" w:sz="0" w:space="0" w:color="auto"/>
                <w:bottom w:val="none" w:sz="0" w:space="0" w:color="auto"/>
                <w:right w:val="none" w:sz="0" w:space="0" w:color="auto"/>
              </w:divBdr>
            </w:div>
            <w:div w:id="187456269">
              <w:marLeft w:val="0"/>
              <w:marRight w:val="0"/>
              <w:marTop w:val="0"/>
              <w:marBottom w:val="0"/>
              <w:divBdr>
                <w:top w:val="none" w:sz="0" w:space="0" w:color="auto"/>
                <w:left w:val="none" w:sz="0" w:space="0" w:color="auto"/>
                <w:bottom w:val="none" w:sz="0" w:space="0" w:color="auto"/>
                <w:right w:val="none" w:sz="0" w:space="0" w:color="auto"/>
              </w:divBdr>
            </w:div>
            <w:div w:id="229461998">
              <w:marLeft w:val="0"/>
              <w:marRight w:val="0"/>
              <w:marTop w:val="0"/>
              <w:marBottom w:val="0"/>
              <w:divBdr>
                <w:top w:val="none" w:sz="0" w:space="0" w:color="auto"/>
                <w:left w:val="none" w:sz="0" w:space="0" w:color="auto"/>
                <w:bottom w:val="none" w:sz="0" w:space="0" w:color="auto"/>
                <w:right w:val="none" w:sz="0" w:space="0" w:color="auto"/>
              </w:divBdr>
            </w:div>
            <w:div w:id="242027855">
              <w:marLeft w:val="0"/>
              <w:marRight w:val="0"/>
              <w:marTop w:val="0"/>
              <w:marBottom w:val="0"/>
              <w:divBdr>
                <w:top w:val="none" w:sz="0" w:space="0" w:color="auto"/>
                <w:left w:val="none" w:sz="0" w:space="0" w:color="auto"/>
                <w:bottom w:val="none" w:sz="0" w:space="0" w:color="auto"/>
                <w:right w:val="none" w:sz="0" w:space="0" w:color="auto"/>
              </w:divBdr>
            </w:div>
            <w:div w:id="262149149">
              <w:marLeft w:val="0"/>
              <w:marRight w:val="0"/>
              <w:marTop w:val="0"/>
              <w:marBottom w:val="0"/>
              <w:divBdr>
                <w:top w:val="none" w:sz="0" w:space="0" w:color="auto"/>
                <w:left w:val="none" w:sz="0" w:space="0" w:color="auto"/>
                <w:bottom w:val="none" w:sz="0" w:space="0" w:color="auto"/>
                <w:right w:val="none" w:sz="0" w:space="0" w:color="auto"/>
              </w:divBdr>
            </w:div>
            <w:div w:id="274562483">
              <w:marLeft w:val="0"/>
              <w:marRight w:val="0"/>
              <w:marTop w:val="0"/>
              <w:marBottom w:val="0"/>
              <w:divBdr>
                <w:top w:val="none" w:sz="0" w:space="0" w:color="auto"/>
                <w:left w:val="none" w:sz="0" w:space="0" w:color="auto"/>
                <w:bottom w:val="none" w:sz="0" w:space="0" w:color="auto"/>
                <w:right w:val="none" w:sz="0" w:space="0" w:color="auto"/>
              </w:divBdr>
            </w:div>
            <w:div w:id="360134947">
              <w:marLeft w:val="0"/>
              <w:marRight w:val="0"/>
              <w:marTop w:val="0"/>
              <w:marBottom w:val="0"/>
              <w:divBdr>
                <w:top w:val="none" w:sz="0" w:space="0" w:color="auto"/>
                <w:left w:val="none" w:sz="0" w:space="0" w:color="auto"/>
                <w:bottom w:val="none" w:sz="0" w:space="0" w:color="auto"/>
                <w:right w:val="none" w:sz="0" w:space="0" w:color="auto"/>
              </w:divBdr>
            </w:div>
            <w:div w:id="384378702">
              <w:marLeft w:val="0"/>
              <w:marRight w:val="0"/>
              <w:marTop w:val="0"/>
              <w:marBottom w:val="0"/>
              <w:divBdr>
                <w:top w:val="none" w:sz="0" w:space="0" w:color="auto"/>
                <w:left w:val="none" w:sz="0" w:space="0" w:color="auto"/>
                <w:bottom w:val="none" w:sz="0" w:space="0" w:color="auto"/>
                <w:right w:val="none" w:sz="0" w:space="0" w:color="auto"/>
              </w:divBdr>
            </w:div>
            <w:div w:id="398330458">
              <w:marLeft w:val="0"/>
              <w:marRight w:val="0"/>
              <w:marTop w:val="0"/>
              <w:marBottom w:val="0"/>
              <w:divBdr>
                <w:top w:val="none" w:sz="0" w:space="0" w:color="auto"/>
                <w:left w:val="none" w:sz="0" w:space="0" w:color="auto"/>
                <w:bottom w:val="none" w:sz="0" w:space="0" w:color="auto"/>
                <w:right w:val="none" w:sz="0" w:space="0" w:color="auto"/>
              </w:divBdr>
            </w:div>
            <w:div w:id="455565057">
              <w:marLeft w:val="0"/>
              <w:marRight w:val="0"/>
              <w:marTop w:val="0"/>
              <w:marBottom w:val="0"/>
              <w:divBdr>
                <w:top w:val="none" w:sz="0" w:space="0" w:color="auto"/>
                <w:left w:val="none" w:sz="0" w:space="0" w:color="auto"/>
                <w:bottom w:val="none" w:sz="0" w:space="0" w:color="auto"/>
                <w:right w:val="none" w:sz="0" w:space="0" w:color="auto"/>
              </w:divBdr>
            </w:div>
            <w:div w:id="550464743">
              <w:marLeft w:val="0"/>
              <w:marRight w:val="0"/>
              <w:marTop w:val="0"/>
              <w:marBottom w:val="0"/>
              <w:divBdr>
                <w:top w:val="none" w:sz="0" w:space="0" w:color="auto"/>
                <w:left w:val="none" w:sz="0" w:space="0" w:color="auto"/>
                <w:bottom w:val="none" w:sz="0" w:space="0" w:color="auto"/>
                <w:right w:val="none" w:sz="0" w:space="0" w:color="auto"/>
              </w:divBdr>
            </w:div>
            <w:div w:id="696470114">
              <w:marLeft w:val="0"/>
              <w:marRight w:val="0"/>
              <w:marTop w:val="0"/>
              <w:marBottom w:val="0"/>
              <w:divBdr>
                <w:top w:val="none" w:sz="0" w:space="0" w:color="auto"/>
                <w:left w:val="none" w:sz="0" w:space="0" w:color="auto"/>
                <w:bottom w:val="none" w:sz="0" w:space="0" w:color="auto"/>
                <w:right w:val="none" w:sz="0" w:space="0" w:color="auto"/>
              </w:divBdr>
            </w:div>
            <w:div w:id="729573667">
              <w:marLeft w:val="0"/>
              <w:marRight w:val="0"/>
              <w:marTop w:val="0"/>
              <w:marBottom w:val="0"/>
              <w:divBdr>
                <w:top w:val="none" w:sz="0" w:space="0" w:color="auto"/>
                <w:left w:val="none" w:sz="0" w:space="0" w:color="auto"/>
                <w:bottom w:val="none" w:sz="0" w:space="0" w:color="auto"/>
                <w:right w:val="none" w:sz="0" w:space="0" w:color="auto"/>
              </w:divBdr>
            </w:div>
            <w:div w:id="730083491">
              <w:marLeft w:val="0"/>
              <w:marRight w:val="0"/>
              <w:marTop w:val="0"/>
              <w:marBottom w:val="0"/>
              <w:divBdr>
                <w:top w:val="none" w:sz="0" w:space="0" w:color="auto"/>
                <w:left w:val="none" w:sz="0" w:space="0" w:color="auto"/>
                <w:bottom w:val="none" w:sz="0" w:space="0" w:color="auto"/>
                <w:right w:val="none" w:sz="0" w:space="0" w:color="auto"/>
              </w:divBdr>
            </w:div>
            <w:div w:id="761494395">
              <w:marLeft w:val="0"/>
              <w:marRight w:val="0"/>
              <w:marTop w:val="0"/>
              <w:marBottom w:val="0"/>
              <w:divBdr>
                <w:top w:val="none" w:sz="0" w:space="0" w:color="auto"/>
                <w:left w:val="none" w:sz="0" w:space="0" w:color="auto"/>
                <w:bottom w:val="none" w:sz="0" w:space="0" w:color="auto"/>
                <w:right w:val="none" w:sz="0" w:space="0" w:color="auto"/>
              </w:divBdr>
            </w:div>
            <w:div w:id="811026421">
              <w:marLeft w:val="0"/>
              <w:marRight w:val="0"/>
              <w:marTop w:val="0"/>
              <w:marBottom w:val="0"/>
              <w:divBdr>
                <w:top w:val="none" w:sz="0" w:space="0" w:color="auto"/>
                <w:left w:val="none" w:sz="0" w:space="0" w:color="auto"/>
                <w:bottom w:val="none" w:sz="0" w:space="0" w:color="auto"/>
                <w:right w:val="none" w:sz="0" w:space="0" w:color="auto"/>
              </w:divBdr>
            </w:div>
            <w:div w:id="905072015">
              <w:marLeft w:val="0"/>
              <w:marRight w:val="0"/>
              <w:marTop w:val="0"/>
              <w:marBottom w:val="0"/>
              <w:divBdr>
                <w:top w:val="none" w:sz="0" w:space="0" w:color="auto"/>
                <w:left w:val="none" w:sz="0" w:space="0" w:color="auto"/>
                <w:bottom w:val="none" w:sz="0" w:space="0" w:color="auto"/>
                <w:right w:val="none" w:sz="0" w:space="0" w:color="auto"/>
              </w:divBdr>
            </w:div>
            <w:div w:id="917012179">
              <w:marLeft w:val="0"/>
              <w:marRight w:val="0"/>
              <w:marTop w:val="0"/>
              <w:marBottom w:val="0"/>
              <w:divBdr>
                <w:top w:val="none" w:sz="0" w:space="0" w:color="auto"/>
                <w:left w:val="none" w:sz="0" w:space="0" w:color="auto"/>
                <w:bottom w:val="none" w:sz="0" w:space="0" w:color="auto"/>
                <w:right w:val="none" w:sz="0" w:space="0" w:color="auto"/>
              </w:divBdr>
            </w:div>
            <w:div w:id="932669977">
              <w:marLeft w:val="0"/>
              <w:marRight w:val="0"/>
              <w:marTop w:val="0"/>
              <w:marBottom w:val="0"/>
              <w:divBdr>
                <w:top w:val="none" w:sz="0" w:space="0" w:color="auto"/>
                <w:left w:val="none" w:sz="0" w:space="0" w:color="auto"/>
                <w:bottom w:val="none" w:sz="0" w:space="0" w:color="auto"/>
                <w:right w:val="none" w:sz="0" w:space="0" w:color="auto"/>
              </w:divBdr>
            </w:div>
            <w:div w:id="953096455">
              <w:marLeft w:val="0"/>
              <w:marRight w:val="0"/>
              <w:marTop w:val="0"/>
              <w:marBottom w:val="0"/>
              <w:divBdr>
                <w:top w:val="none" w:sz="0" w:space="0" w:color="auto"/>
                <w:left w:val="none" w:sz="0" w:space="0" w:color="auto"/>
                <w:bottom w:val="none" w:sz="0" w:space="0" w:color="auto"/>
                <w:right w:val="none" w:sz="0" w:space="0" w:color="auto"/>
              </w:divBdr>
            </w:div>
            <w:div w:id="1031540521">
              <w:marLeft w:val="0"/>
              <w:marRight w:val="0"/>
              <w:marTop w:val="0"/>
              <w:marBottom w:val="0"/>
              <w:divBdr>
                <w:top w:val="none" w:sz="0" w:space="0" w:color="auto"/>
                <w:left w:val="none" w:sz="0" w:space="0" w:color="auto"/>
                <w:bottom w:val="none" w:sz="0" w:space="0" w:color="auto"/>
                <w:right w:val="none" w:sz="0" w:space="0" w:color="auto"/>
              </w:divBdr>
            </w:div>
            <w:div w:id="1050496445">
              <w:marLeft w:val="0"/>
              <w:marRight w:val="0"/>
              <w:marTop w:val="0"/>
              <w:marBottom w:val="0"/>
              <w:divBdr>
                <w:top w:val="none" w:sz="0" w:space="0" w:color="auto"/>
                <w:left w:val="none" w:sz="0" w:space="0" w:color="auto"/>
                <w:bottom w:val="none" w:sz="0" w:space="0" w:color="auto"/>
                <w:right w:val="none" w:sz="0" w:space="0" w:color="auto"/>
              </w:divBdr>
            </w:div>
            <w:div w:id="1099373540">
              <w:marLeft w:val="0"/>
              <w:marRight w:val="0"/>
              <w:marTop w:val="0"/>
              <w:marBottom w:val="0"/>
              <w:divBdr>
                <w:top w:val="none" w:sz="0" w:space="0" w:color="auto"/>
                <w:left w:val="none" w:sz="0" w:space="0" w:color="auto"/>
                <w:bottom w:val="none" w:sz="0" w:space="0" w:color="auto"/>
                <w:right w:val="none" w:sz="0" w:space="0" w:color="auto"/>
              </w:divBdr>
            </w:div>
            <w:div w:id="1123769138">
              <w:marLeft w:val="0"/>
              <w:marRight w:val="0"/>
              <w:marTop w:val="0"/>
              <w:marBottom w:val="0"/>
              <w:divBdr>
                <w:top w:val="none" w:sz="0" w:space="0" w:color="auto"/>
                <w:left w:val="none" w:sz="0" w:space="0" w:color="auto"/>
                <w:bottom w:val="none" w:sz="0" w:space="0" w:color="auto"/>
                <w:right w:val="none" w:sz="0" w:space="0" w:color="auto"/>
              </w:divBdr>
            </w:div>
            <w:div w:id="1155100851">
              <w:marLeft w:val="0"/>
              <w:marRight w:val="0"/>
              <w:marTop w:val="0"/>
              <w:marBottom w:val="0"/>
              <w:divBdr>
                <w:top w:val="none" w:sz="0" w:space="0" w:color="auto"/>
                <w:left w:val="none" w:sz="0" w:space="0" w:color="auto"/>
                <w:bottom w:val="none" w:sz="0" w:space="0" w:color="auto"/>
                <w:right w:val="none" w:sz="0" w:space="0" w:color="auto"/>
              </w:divBdr>
            </w:div>
            <w:div w:id="1180586508">
              <w:marLeft w:val="0"/>
              <w:marRight w:val="0"/>
              <w:marTop w:val="0"/>
              <w:marBottom w:val="0"/>
              <w:divBdr>
                <w:top w:val="none" w:sz="0" w:space="0" w:color="auto"/>
                <w:left w:val="none" w:sz="0" w:space="0" w:color="auto"/>
                <w:bottom w:val="none" w:sz="0" w:space="0" w:color="auto"/>
                <w:right w:val="none" w:sz="0" w:space="0" w:color="auto"/>
              </w:divBdr>
            </w:div>
            <w:div w:id="1231887963">
              <w:marLeft w:val="0"/>
              <w:marRight w:val="0"/>
              <w:marTop w:val="0"/>
              <w:marBottom w:val="0"/>
              <w:divBdr>
                <w:top w:val="none" w:sz="0" w:space="0" w:color="auto"/>
                <w:left w:val="none" w:sz="0" w:space="0" w:color="auto"/>
                <w:bottom w:val="none" w:sz="0" w:space="0" w:color="auto"/>
                <w:right w:val="none" w:sz="0" w:space="0" w:color="auto"/>
              </w:divBdr>
            </w:div>
            <w:div w:id="1303341162">
              <w:marLeft w:val="0"/>
              <w:marRight w:val="0"/>
              <w:marTop w:val="0"/>
              <w:marBottom w:val="0"/>
              <w:divBdr>
                <w:top w:val="none" w:sz="0" w:space="0" w:color="auto"/>
                <w:left w:val="none" w:sz="0" w:space="0" w:color="auto"/>
                <w:bottom w:val="none" w:sz="0" w:space="0" w:color="auto"/>
                <w:right w:val="none" w:sz="0" w:space="0" w:color="auto"/>
              </w:divBdr>
            </w:div>
            <w:div w:id="1349527347">
              <w:marLeft w:val="0"/>
              <w:marRight w:val="0"/>
              <w:marTop w:val="0"/>
              <w:marBottom w:val="0"/>
              <w:divBdr>
                <w:top w:val="none" w:sz="0" w:space="0" w:color="auto"/>
                <w:left w:val="none" w:sz="0" w:space="0" w:color="auto"/>
                <w:bottom w:val="none" w:sz="0" w:space="0" w:color="auto"/>
                <w:right w:val="none" w:sz="0" w:space="0" w:color="auto"/>
              </w:divBdr>
            </w:div>
            <w:div w:id="1491796625">
              <w:marLeft w:val="0"/>
              <w:marRight w:val="0"/>
              <w:marTop w:val="0"/>
              <w:marBottom w:val="0"/>
              <w:divBdr>
                <w:top w:val="none" w:sz="0" w:space="0" w:color="auto"/>
                <w:left w:val="none" w:sz="0" w:space="0" w:color="auto"/>
                <w:bottom w:val="none" w:sz="0" w:space="0" w:color="auto"/>
                <w:right w:val="none" w:sz="0" w:space="0" w:color="auto"/>
              </w:divBdr>
            </w:div>
            <w:div w:id="1503281091">
              <w:marLeft w:val="0"/>
              <w:marRight w:val="0"/>
              <w:marTop w:val="0"/>
              <w:marBottom w:val="0"/>
              <w:divBdr>
                <w:top w:val="none" w:sz="0" w:space="0" w:color="auto"/>
                <w:left w:val="none" w:sz="0" w:space="0" w:color="auto"/>
                <w:bottom w:val="none" w:sz="0" w:space="0" w:color="auto"/>
                <w:right w:val="none" w:sz="0" w:space="0" w:color="auto"/>
              </w:divBdr>
            </w:div>
            <w:div w:id="1597863481">
              <w:marLeft w:val="0"/>
              <w:marRight w:val="0"/>
              <w:marTop w:val="0"/>
              <w:marBottom w:val="0"/>
              <w:divBdr>
                <w:top w:val="none" w:sz="0" w:space="0" w:color="auto"/>
                <w:left w:val="none" w:sz="0" w:space="0" w:color="auto"/>
                <w:bottom w:val="none" w:sz="0" w:space="0" w:color="auto"/>
                <w:right w:val="none" w:sz="0" w:space="0" w:color="auto"/>
              </w:divBdr>
            </w:div>
            <w:div w:id="1602643498">
              <w:marLeft w:val="0"/>
              <w:marRight w:val="0"/>
              <w:marTop w:val="0"/>
              <w:marBottom w:val="0"/>
              <w:divBdr>
                <w:top w:val="none" w:sz="0" w:space="0" w:color="auto"/>
                <w:left w:val="none" w:sz="0" w:space="0" w:color="auto"/>
                <w:bottom w:val="none" w:sz="0" w:space="0" w:color="auto"/>
                <w:right w:val="none" w:sz="0" w:space="0" w:color="auto"/>
              </w:divBdr>
            </w:div>
            <w:div w:id="1870798078">
              <w:marLeft w:val="0"/>
              <w:marRight w:val="0"/>
              <w:marTop w:val="0"/>
              <w:marBottom w:val="0"/>
              <w:divBdr>
                <w:top w:val="none" w:sz="0" w:space="0" w:color="auto"/>
                <w:left w:val="none" w:sz="0" w:space="0" w:color="auto"/>
                <w:bottom w:val="none" w:sz="0" w:space="0" w:color="auto"/>
                <w:right w:val="none" w:sz="0" w:space="0" w:color="auto"/>
              </w:divBdr>
            </w:div>
            <w:div w:id="1904873962">
              <w:marLeft w:val="0"/>
              <w:marRight w:val="0"/>
              <w:marTop w:val="0"/>
              <w:marBottom w:val="0"/>
              <w:divBdr>
                <w:top w:val="none" w:sz="0" w:space="0" w:color="auto"/>
                <w:left w:val="none" w:sz="0" w:space="0" w:color="auto"/>
                <w:bottom w:val="none" w:sz="0" w:space="0" w:color="auto"/>
                <w:right w:val="none" w:sz="0" w:space="0" w:color="auto"/>
              </w:divBdr>
            </w:div>
            <w:div w:id="1910993389">
              <w:marLeft w:val="0"/>
              <w:marRight w:val="0"/>
              <w:marTop w:val="0"/>
              <w:marBottom w:val="0"/>
              <w:divBdr>
                <w:top w:val="none" w:sz="0" w:space="0" w:color="auto"/>
                <w:left w:val="none" w:sz="0" w:space="0" w:color="auto"/>
                <w:bottom w:val="none" w:sz="0" w:space="0" w:color="auto"/>
                <w:right w:val="none" w:sz="0" w:space="0" w:color="auto"/>
              </w:divBdr>
            </w:div>
            <w:div w:id="1967809175">
              <w:marLeft w:val="0"/>
              <w:marRight w:val="0"/>
              <w:marTop w:val="0"/>
              <w:marBottom w:val="0"/>
              <w:divBdr>
                <w:top w:val="none" w:sz="0" w:space="0" w:color="auto"/>
                <w:left w:val="none" w:sz="0" w:space="0" w:color="auto"/>
                <w:bottom w:val="none" w:sz="0" w:space="0" w:color="auto"/>
                <w:right w:val="none" w:sz="0" w:space="0" w:color="auto"/>
              </w:divBdr>
            </w:div>
            <w:div w:id="1975601744">
              <w:marLeft w:val="0"/>
              <w:marRight w:val="0"/>
              <w:marTop w:val="0"/>
              <w:marBottom w:val="0"/>
              <w:divBdr>
                <w:top w:val="none" w:sz="0" w:space="0" w:color="auto"/>
                <w:left w:val="none" w:sz="0" w:space="0" w:color="auto"/>
                <w:bottom w:val="none" w:sz="0" w:space="0" w:color="auto"/>
                <w:right w:val="none" w:sz="0" w:space="0" w:color="auto"/>
              </w:divBdr>
            </w:div>
            <w:div w:id="2052028807">
              <w:marLeft w:val="0"/>
              <w:marRight w:val="0"/>
              <w:marTop w:val="0"/>
              <w:marBottom w:val="0"/>
              <w:divBdr>
                <w:top w:val="none" w:sz="0" w:space="0" w:color="auto"/>
                <w:left w:val="none" w:sz="0" w:space="0" w:color="auto"/>
                <w:bottom w:val="none" w:sz="0" w:space="0" w:color="auto"/>
                <w:right w:val="none" w:sz="0" w:space="0" w:color="auto"/>
              </w:divBdr>
            </w:div>
            <w:div w:id="2062316520">
              <w:marLeft w:val="0"/>
              <w:marRight w:val="0"/>
              <w:marTop w:val="0"/>
              <w:marBottom w:val="0"/>
              <w:divBdr>
                <w:top w:val="none" w:sz="0" w:space="0" w:color="auto"/>
                <w:left w:val="none" w:sz="0" w:space="0" w:color="auto"/>
                <w:bottom w:val="none" w:sz="0" w:space="0" w:color="auto"/>
                <w:right w:val="none" w:sz="0" w:space="0" w:color="auto"/>
              </w:divBdr>
            </w:div>
            <w:div w:id="21150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25732">
      <w:bodyDiv w:val="1"/>
      <w:marLeft w:val="0"/>
      <w:marRight w:val="0"/>
      <w:marTop w:val="0"/>
      <w:marBottom w:val="0"/>
      <w:divBdr>
        <w:top w:val="none" w:sz="0" w:space="0" w:color="auto"/>
        <w:left w:val="none" w:sz="0" w:space="0" w:color="auto"/>
        <w:bottom w:val="none" w:sz="0" w:space="0" w:color="auto"/>
        <w:right w:val="none" w:sz="0" w:space="0" w:color="auto"/>
      </w:divBdr>
      <w:divsChild>
        <w:div w:id="2008941069">
          <w:marLeft w:val="0"/>
          <w:marRight w:val="0"/>
          <w:marTop w:val="0"/>
          <w:marBottom w:val="0"/>
          <w:divBdr>
            <w:top w:val="none" w:sz="0" w:space="0" w:color="auto"/>
            <w:left w:val="none" w:sz="0" w:space="0" w:color="auto"/>
            <w:bottom w:val="none" w:sz="0" w:space="0" w:color="auto"/>
            <w:right w:val="none" w:sz="0" w:space="0" w:color="auto"/>
          </w:divBdr>
          <w:divsChild>
            <w:div w:id="180441015">
              <w:marLeft w:val="0"/>
              <w:marRight w:val="0"/>
              <w:marTop w:val="0"/>
              <w:marBottom w:val="0"/>
              <w:divBdr>
                <w:top w:val="none" w:sz="0" w:space="0" w:color="auto"/>
                <w:left w:val="none" w:sz="0" w:space="0" w:color="auto"/>
                <w:bottom w:val="none" w:sz="0" w:space="0" w:color="auto"/>
                <w:right w:val="none" w:sz="0" w:space="0" w:color="auto"/>
              </w:divBdr>
            </w:div>
            <w:div w:id="1105465420">
              <w:marLeft w:val="0"/>
              <w:marRight w:val="0"/>
              <w:marTop w:val="0"/>
              <w:marBottom w:val="0"/>
              <w:divBdr>
                <w:top w:val="none" w:sz="0" w:space="0" w:color="auto"/>
                <w:left w:val="none" w:sz="0" w:space="0" w:color="auto"/>
                <w:bottom w:val="none" w:sz="0" w:space="0" w:color="auto"/>
                <w:right w:val="none" w:sz="0" w:space="0" w:color="auto"/>
              </w:divBdr>
            </w:div>
            <w:div w:id="785150582">
              <w:marLeft w:val="0"/>
              <w:marRight w:val="0"/>
              <w:marTop w:val="0"/>
              <w:marBottom w:val="0"/>
              <w:divBdr>
                <w:top w:val="none" w:sz="0" w:space="0" w:color="auto"/>
                <w:left w:val="none" w:sz="0" w:space="0" w:color="auto"/>
                <w:bottom w:val="none" w:sz="0" w:space="0" w:color="auto"/>
                <w:right w:val="none" w:sz="0" w:space="0" w:color="auto"/>
              </w:divBdr>
            </w:div>
            <w:div w:id="866679611">
              <w:marLeft w:val="0"/>
              <w:marRight w:val="0"/>
              <w:marTop w:val="0"/>
              <w:marBottom w:val="0"/>
              <w:divBdr>
                <w:top w:val="none" w:sz="0" w:space="0" w:color="auto"/>
                <w:left w:val="none" w:sz="0" w:space="0" w:color="auto"/>
                <w:bottom w:val="none" w:sz="0" w:space="0" w:color="auto"/>
                <w:right w:val="none" w:sz="0" w:space="0" w:color="auto"/>
              </w:divBdr>
            </w:div>
            <w:div w:id="653921440">
              <w:marLeft w:val="0"/>
              <w:marRight w:val="0"/>
              <w:marTop w:val="0"/>
              <w:marBottom w:val="0"/>
              <w:divBdr>
                <w:top w:val="none" w:sz="0" w:space="0" w:color="auto"/>
                <w:left w:val="none" w:sz="0" w:space="0" w:color="auto"/>
                <w:bottom w:val="none" w:sz="0" w:space="0" w:color="auto"/>
                <w:right w:val="none" w:sz="0" w:space="0" w:color="auto"/>
              </w:divBdr>
            </w:div>
            <w:div w:id="1561210524">
              <w:marLeft w:val="0"/>
              <w:marRight w:val="0"/>
              <w:marTop w:val="0"/>
              <w:marBottom w:val="0"/>
              <w:divBdr>
                <w:top w:val="none" w:sz="0" w:space="0" w:color="auto"/>
                <w:left w:val="none" w:sz="0" w:space="0" w:color="auto"/>
                <w:bottom w:val="none" w:sz="0" w:space="0" w:color="auto"/>
                <w:right w:val="none" w:sz="0" w:space="0" w:color="auto"/>
              </w:divBdr>
            </w:div>
            <w:div w:id="907497292">
              <w:marLeft w:val="0"/>
              <w:marRight w:val="0"/>
              <w:marTop w:val="0"/>
              <w:marBottom w:val="0"/>
              <w:divBdr>
                <w:top w:val="none" w:sz="0" w:space="0" w:color="auto"/>
                <w:left w:val="none" w:sz="0" w:space="0" w:color="auto"/>
                <w:bottom w:val="none" w:sz="0" w:space="0" w:color="auto"/>
                <w:right w:val="none" w:sz="0" w:space="0" w:color="auto"/>
              </w:divBdr>
            </w:div>
            <w:div w:id="968511104">
              <w:marLeft w:val="0"/>
              <w:marRight w:val="0"/>
              <w:marTop w:val="0"/>
              <w:marBottom w:val="0"/>
              <w:divBdr>
                <w:top w:val="none" w:sz="0" w:space="0" w:color="auto"/>
                <w:left w:val="none" w:sz="0" w:space="0" w:color="auto"/>
                <w:bottom w:val="none" w:sz="0" w:space="0" w:color="auto"/>
                <w:right w:val="none" w:sz="0" w:space="0" w:color="auto"/>
              </w:divBdr>
            </w:div>
            <w:div w:id="315844570">
              <w:marLeft w:val="0"/>
              <w:marRight w:val="0"/>
              <w:marTop w:val="0"/>
              <w:marBottom w:val="0"/>
              <w:divBdr>
                <w:top w:val="none" w:sz="0" w:space="0" w:color="auto"/>
                <w:left w:val="none" w:sz="0" w:space="0" w:color="auto"/>
                <w:bottom w:val="none" w:sz="0" w:space="0" w:color="auto"/>
                <w:right w:val="none" w:sz="0" w:space="0" w:color="auto"/>
              </w:divBdr>
            </w:div>
            <w:div w:id="1247223440">
              <w:marLeft w:val="0"/>
              <w:marRight w:val="0"/>
              <w:marTop w:val="0"/>
              <w:marBottom w:val="0"/>
              <w:divBdr>
                <w:top w:val="none" w:sz="0" w:space="0" w:color="auto"/>
                <w:left w:val="none" w:sz="0" w:space="0" w:color="auto"/>
                <w:bottom w:val="none" w:sz="0" w:space="0" w:color="auto"/>
                <w:right w:val="none" w:sz="0" w:space="0" w:color="auto"/>
              </w:divBdr>
            </w:div>
            <w:div w:id="273682029">
              <w:marLeft w:val="0"/>
              <w:marRight w:val="0"/>
              <w:marTop w:val="0"/>
              <w:marBottom w:val="0"/>
              <w:divBdr>
                <w:top w:val="none" w:sz="0" w:space="0" w:color="auto"/>
                <w:left w:val="none" w:sz="0" w:space="0" w:color="auto"/>
                <w:bottom w:val="none" w:sz="0" w:space="0" w:color="auto"/>
                <w:right w:val="none" w:sz="0" w:space="0" w:color="auto"/>
              </w:divBdr>
            </w:div>
            <w:div w:id="1921862376">
              <w:marLeft w:val="0"/>
              <w:marRight w:val="0"/>
              <w:marTop w:val="0"/>
              <w:marBottom w:val="0"/>
              <w:divBdr>
                <w:top w:val="none" w:sz="0" w:space="0" w:color="auto"/>
                <w:left w:val="none" w:sz="0" w:space="0" w:color="auto"/>
                <w:bottom w:val="none" w:sz="0" w:space="0" w:color="auto"/>
                <w:right w:val="none" w:sz="0" w:space="0" w:color="auto"/>
              </w:divBdr>
            </w:div>
            <w:div w:id="990257324">
              <w:marLeft w:val="0"/>
              <w:marRight w:val="0"/>
              <w:marTop w:val="0"/>
              <w:marBottom w:val="0"/>
              <w:divBdr>
                <w:top w:val="none" w:sz="0" w:space="0" w:color="auto"/>
                <w:left w:val="none" w:sz="0" w:space="0" w:color="auto"/>
                <w:bottom w:val="none" w:sz="0" w:space="0" w:color="auto"/>
                <w:right w:val="none" w:sz="0" w:space="0" w:color="auto"/>
              </w:divBdr>
            </w:div>
            <w:div w:id="132522684">
              <w:marLeft w:val="0"/>
              <w:marRight w:val="0"/>
              <w:marTop w:val="0"/>
              <w:marBottom w:val="0"/>
              <w:divBdr>
                <w:top w:val="none" w:sz="0" w:space="0" w:color="auto"/>
                <w:left w:val="none" w:sz="0" w:space="0" w:color="auto"/>
                <w:bottom w:val="none" w:sz="0" w:space="0" w:color="auto"/>
                <w:right w:val="none" w:sz="0" w:space="0" w:color="auto"/>
              </w:divBdr>
            </w:div>
            <w:div w:id="389422949">
              <w:marLeft w:val="0"/>
              <w:marRight w:val="0"/>
              <w:marTop w:val="0"/>
              <w:marBottom w:val="0"/>
              <w:divBdr>
                <w:top w:val="none" w:sz="0" w:space="0" w:color="auto"/>
                <w:left w:val="none" w:sz="0" w:space="0" w:color="auto"/>
                <w:bottom w:val="none" w:sz="0" w:space="0" w:color="auto"/>
                <w:right w:val="none" w:sz="0" w:space="0" w:color="auto"/>
              </w:divBdr>
            </w:div>
            <w:div w:id="1853062284">
              <w:marLeft w:val="0"/>
              <w:marRight w:val="0"/>
              <w:marTop w:val="0"/>
              <w:marBottom w:val="0"/>
              <w:divBdr>
                <w:top w:val="none" w:sz="0" w:space="0" w:color="auto"/>
                <w:left w:val="none" w:sz="0" w:space="0" w:color="auto"/>
                <w:bottom w:val="none" w:sz="0" w:space="0" w:color="auto"/>
                <w:right w:val="none" w:sz="0" w:space="0" w:color="auto"/>
              </w:divBdr>
            </w:div>
            <w:div w:id="1085028450">
              <w:marLeft w:val="0"/>
              <w:marRight w:val="0"/>
              <w:marTop w:val="0"/>
              <w:marBottom w:val="0"/>
              <w:divBdr>
                <w:top w:val="none" w:sz="0" w:space="0" w:color="auto"/>
                <w:left w:val="none" w:sz="0" w:space="0" w:color="auto"/>
                <w:bottom w:val="none" w:sz="0" w:space="0" w:color="auto"/>
                <w:right w:val="none" w:sz="0" w:space="0" w:color="auto"/>
              </w:divBdr>
            </w:div>
            <w:div w:id="820777961">
              <w:marLeft w:val="0"/>
              <w:marRight w:val="0"/>
              <w:marTop w:val="0"/>
              <w:marBottom w:val="0"/>
              <w:divBdr>
                <w:top w:val="none" w:sz="0" w:space="0" w:color="auto"/>
                <w:left w:val="none" w:sz="0" w:space="0" w:color="auto"/>
                <w:bottom w:val="none" w:sz="0" w:space="0" w:color="auto"/>
                <w:right w:val="none" w:sz="0" w:space="0" w:color="auto"/>
              </w:divBdr>
            </w:div>
            <w:div w:id="1654140736">
              <w:marLeft w:val="0"/>
              <w:marRight w:val="0"/>
              <w:marTop w:val="0"/>
              <w:marBottom w:val="0"/>
              <w:divBdr>
                <w:top w:val="none" w:sz="0" w:space="0" w:color="auto"/>
                <w:left w:val="none" w:sz="0" w:space="0" w:color="auto"/>
                <w:bottom w:val="none" w:sz="0" w:space="0" w:color="auto"/>
                <w:right w:val="none" w:sz="0" w:space="0" w:color="auto"/>
              </w:divBdr>
            </w:div>
            <w:div w:id="916867967">
              <w:marLeft w:val="0"/>
              <w:marRight w:val="0"/>
              <w:marTop w:val="0"/>
              <w:marBottom w:val="0"/>
              <w:divBdr>
                <w:top w:val="none" w:sz="0" w:space="0" w:color="auto"/>
                <w:left w:val="none" w:sz="0" w:space="0" w:color="auto"/>
                <w:bottom w:val="none" w:sz="0" w:space="0" w:color="auto"/>
                <w:right w:val="none" w:sz="0" w:space="0" w:color="auto"/>
              </w:divBdr>
            </w:div>
            <w:div w:id="1769809894">
              <w:marLeft w:val="0"/>
              <w:marRight w:val="0"/>
              <w:marTop w:val="0"/>
              <w:marBottom w:val="0"/>
              <w:divBdr>
                <w:top w:val="none" w:sz="0" w:space="0" w:color="auto"/>
                <w:left w:val="none" w:sz="0" w:space="0" w:color="auto"/>
                <w:bottom w:val="none" w:sz="0" w:space="0" w:color="auto"/>
                <w:right w:val="none" w:sz="0" w:space="0" w:color="auto"/>
              </w:divBdr>
            </w:div>
            <w:div w:id="1100028299">
              <w:marLeft w:val="0"/>
              <w:marRight w:val="0"/>
              <w:marTop w:val="0"/>
              <w:marBottom w:val="0"/>
              <w:divBdr>
                <w:top w:val="none" w:sz="0" w:space="0" w:color="auto"/>
                <w:left w:val="none" w:sz="0" w:space="0" w:color="auto"/>
                <w:bottom w:val="none" w:sz="0" w:space="0" w:color="auto"/>
                <w:right w:val="none" w:sz="0" w:space="0" w:color="auto"/>
              </w:divBdr>
            </w:div>
            <w:div w:id="2115712810">
              <w:marLeft w:val="0"/>
              <w:marRight w:val="0"/>
              <w:marTop w:val="0"/>
              <w:marBottom w:val="0"/>
              <w:divBdr>
                <w:top w:val="none" w:sz="0" w:space="0" w:color="auto"/>
                <w:left w:val="none" w:sz="0" w:space="0" w:color="auto"/>
                <w:bottom w:val="none" w:sz="0" w:space="0" w:color="auto"/>
                <w:right w:val="none" w:sz="0" w:space="0" w:color="auto"/>
              </w:divBdr>
            </w:div>
            <w:div w:id="1832715774">
              <w:marLeft w:val="0"/>
              <w:marRight w:val="0"/>
              <w:marTop w:val="0"/>
              <w:marBottom w:val="0"/>
              <w:divBdr>
                <w:top w:val="none" w:sz="0" w:space="0" w:color="auto"/>
                <w:left w:val="none" w:sz="0" w:space="0" w:color="auto"/>
                <w:bottom w:val="none" w:sz="0" w:space="0" w:color="auto"/>
                <w:right w:val="none" w:sz="0" w:space="0" w:color="auto"/>
              </w:divBdr>
            </w:div>
            <w:div w:id="1997876710">
              <w:marLeft w:val="0"/>
              <w:marRight w:val="0"/>
              <w:marTop w:val="0"/>
              <w:marBottom w:val="0"/>
              <w:divBdr>
                <w:top w:val="none" w:sz="0" w:space="0" w:color="auto"/>
                <w:left w:val="none" w:sz="0" w:space="0" w:color="auto"/>
                <w:bottom w:val="none" w:sz="0" w:space="0" w:color="auto"/>
                <w:right w:val="none" w:sz="0" w:space="0" w:color="auto"/>
              </w:divBdr>
            </w:div>
            <w:div w:id="1573082394">
              <w:marLeft w:val="0"/>
              <w:marRight w:val="0"/>
              <w:marTop w:val="0"/>
              <w:marBottom w:val="0"/>
              <w:divBdr>
                <w:top w:val="none" w:sz="0" w:space="0" w:color="auto"/>
                <w:left w:val="none" w:sz="0" w:space="0" w:color="auto"/>
                <w:bottom w:val="none" w:sz="0" w:space="0" w:color="auto"/>
                <w:right w:val="none" w:sz="0" w:space="0" w:color="auto"/>
              </w:divBdr>
            </w:div>
            <w:div w:id="1964656101">
              <w:marLeft w:val="0"/>
              <w:marRight w:val="0"/>
              <w:marTop w:val="0"/>
              <w:marBottom w:val="0"/>
              <w:divBdr>
                <w:top w:val="none" w:sz="0" w:space="0" w:color="auto"/>
                <w:left w:val="none" w:sz="0" w:space="0" w:color="auto"/>
                <w:bottom w:val="none" w:sz="0" w:space="0" w:color="auto"/>
                <w:right w:val="none" w:sz="0" w:space="0" w:color="auto"/>
              </w:divBdr>
            </w:div>
            <w:div w:id="2110850875">
              <w:marLeft w:val="0"/>
              <w:marRight w:val="0"/>
              <w:marTop w:val="0"/>
              <w:marBottom w:val="0"/>
              <w:divBdr>
                <w:top w:val="none" w:sz="0" w:space="0" w:color="auto"/>
                <w:left w:val="none" w:sz="0" w:space="0" w:color="auto"/>
                <w:bottom w:val="none" w:sz="0" w:space="0" w:color="auto"/>
                <w:right w:val="none" w:sz="0" w:space="0" w:color="auto"/>
              </w:divBdr>
            </w:div>
            <w:div w:id="1896432495">
              <w:marLeft w:val="0"/>
              <w:marRight w:val="0"/>
              <w:marTop w:val="0"/>
              <w:marBottom w:val="0"/>
              <w:divBdr>
                <w:top w:val="none" w:sz="0" w:space="0" w:color="auto"/>
                <w:left w:val="none" w:sz="0" w:space="0" w:color="auto"/>
                <w:bottom w:val="none" w:sz="0" w:space="0" w:color="auto"/>
                <w:right w:val="none" w:sz="0" w:space="0" w:color="auto"/>
              </w:divBdr>
            </w:div>
            <w:div w:id="268123415">
              <w:marLeft w:val="0"/>
              <w:marRight w:val="0"/>
              <w:marTop w:val="0"/>
              <w:marBottom w:val="0"/>
              <w:divBdr>
                <w:top w:val="none" w:sz="0" w:space="0" w:color="auto"/>
                <w:left w:val="none" w:sz="0" w:space="0" w:color="auto"/>
                <w:bottom w:val="none" w:sz="0" w:space="0" w:color="auto"/>
                <w:right w:val="none" w:sz="0" w:space="0" w:color="auto"/>
              </w:divBdr>
            </w:div>
            <w:div w:id="625964354">
              <w:marLeft w:val="0"/>
              <w:marRight w:val="0"/>
              <w:marTop w:val="0"/>
              <w:marBottom w:val="0"/>
              <w:divBdr>
                <w:top w:val="none" w:sz="0" w:space="0" w:color="auto"/>
                <w:left w:val="none" w:sz="0" w:space="0" w:color="auto"/>
                <w:bottom w:val="none" w:sz="0" w:space="0" w:color="auto"/>
                <w:right w:val="none" w:sz="0" w:space="0" w:color="auto"/>
              </w:divBdr>
            </w:div>
            <w:div w:id="136654684">
              <w:marLeft w:val="0"/>
              <w:marRight w:val="0"/>
              <w:marTop w:val="0"/>
              <w:marBottom w:val="0"/>
              <w:divBdr>
                <w:top w:val="none" w:sz="0" w:space="0" w:color="auto"/>
                <w:left w:val="none" w:sz="0" w:space="0" w:color="auto"/>
                <w:bottom w:val="none" w:sz="0" w:space="0" w:color="auto"/>
                <w:right w:val="none" w:sz="0" w:space="0" w:color="auto"/>
              </w:divBdr>
            </w:div>
            <w:div w:id="2014793238">
              <w:marLeft w:val="0"/>
              <w:marRight w:val="0"/>
              <w:marTop w:val="0"/>
              <w:marBottom w:val="0"/>
              <w:divBdr>
                <w:top w:val="none" w:sz="0" w:space="0" w:color="auto"/>
                <w:left w:val="none" w:sz="0" w:space="0" w:color="auto"/>
                <w:bottom w:val="none" w:sz="0" w:space="0" w:color="auto"/>
                <w:right w:val="none" w:sz="0" w:space="0" w:color="auto"/>
              </w:divBdr>
            </w:div>
            <w:div w:id="8312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9066">
      <w:bodyDiv w:val="1"/>
      <w:marLeft w:val="0"/>
      <w:marRight w:val="0"/>
      <w:marTop w:val="0"/>
      <w:marBottom w:val="0"/>
      <w:divBdr>
        <w:top w:val="none" w:sz="0" w:space="0" w:color="auto"/>
        <w:left w:val="none" w:sz="0" w:space="0" w:color="auto"/>
        <w:bottom w:val="none" w:sz="0" w:space="0" w:color="auto"/>
        <w:right w:val="none" w:sz="0" w:space="0" w:color="auto"/>
      </w:divBdr>
      <w:divsChild>
        <w:div w:id="923952636">
          <w:marLeft w:val="0"/>
          <w:marRight w:val="0"/>
          <w:marTop w:val="0"/>
          <w:marBottom w:val="0"/>
          <w:divBdr>
            <w:top w:val="single" w:sz="2" w:space="0" w:color="E3E3E3"/>
            <w:left w:val="single" w:sz="2" w:space="0" w:color="E3E3E3"/>
            <w:bottom w:val="single" w:sz="2" w:space="0" w:color="E3E3E3"/>
            <w:right w:val="single" w:sz="2" w:space="0" w:color="E3E3E3"/>
          </w:divBdr>
          <w:divsChild>
            <w:div w:id="1744526487">
              <w:marLeft w:val="0"/>
              <w:marRight w:val="0"/>
              <w:marTop w:val="0"/>
              <w:marBottom w:val="0"/>
              <w:divBdr>
                <w:top w:val="single" w:sz="2" w:space="0" w:color="E3E3E3"/>
                <w:left w:val="single" w:sz="2" w:space="0" w:color="E3E3E3"/>
                <w:bottom w:val="single" w:sz="2" w:space="0" w:color="E3E3E3"/>
                <w:right w:val="single" w:sz="2" w:space="0" w:color="E3E3E3"/>
              </w:divBdr>
              <w:divsChild>
                <w:div w:id="1659848585">
                  <w:marLeft w:val="0"/>
                  <w:marRight w:val="0"/>
                  <w:marTop w:val="0"/>
                  <w:marBottom w:val="0"/>
                  <w:divBdr>
                    <w:top w:val="single" w:sz="2" w:space="2" w:color="E3E3E3"/>
                    <w:left w:val="single" w:sz="2" w:space="0" w:color="E3E3E3"/>
                    <w:bottom w:val="single" w:sz="2" w:space="0" w:color="E3E3E3"/>
                    <w:right w:val="single" w:sz="2" w:space="0" w:color="E3E3E3"/>
                  </w:divBdr>
                  <w:divsChild>
                    <w:div w:id="1441147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7116352">
      <w:bodyDiv w:val="1"/>
      <w:marLeft w:val="0"/>
      <w:marRight w:val="0"/>
      <w:marTop w:val="0"/>
      <w:marBottom w:val="0"/>
      <w:divBdr>
        <w:top w:val="none" w:sz="0" w:space="0" w:color="auto"/>
        <w:left w:val="none" w:sz="0" w:space="0" w:color="auto"/>
        <w:bottom w:val="none" w:sz="0" w:space="0" w:color="auto"/>
        <w:right w:val="none" w:sz="0" w:space="0" w:color="auto"/>
      </w:divBdr>
    </w:div>
    <w:div w:id="824516346">
      <w:bodyDiv w:val="1"/>
      <w:marLeft w:val="0"/>
      <w:marRight w:val="0"/>
      <w:marTop w:val="0"/>
      <w:marBottom w:val="0"/>
      <w:divBdr>
        <w:top w:val="none" w:sz="0" w:space="0" w:color="auto"/>
        <w:left w:val="none" w:sz="0" w:space="0" w:color="auto"/>
        <w:bottom w:val="none" w:sz="0" w:space="0" w:color="auto"/>
        <w:right w:val="none" w:sz="0" w:space="0" w:color="auto"/>
      </w:divBdr>
    </w:div>
    <w:div w:id="850798848">
      <w:bodyDiv w:val="1"/>
      <w:marLeft w:val="0"/>
      <w:marRight w:val="0"/>
      <w:marTop w:val="0"/>
      <w:marBottom w:val="0"/>
      <w:divBdr>
        <w:top w:val="none" w:sz="0" w:space="0" w:color="auto"/>
        <w:left w:val="none" w:sz="0" w:space="0" w:color="auto"/>
        <w:bottom w:val="none" w:sz="0" w:space="0" w:color="auto"/>
        <w:right w:val="none" w:sz="0" w:space="0" w:color="auto"/>
      </w:divBdr>
      <w:divsChild>
        <w:div w:id="2047288527">
          <w:marLeft w:val="0"/>
          <w:marRight w:val="0"/>
          <w:marTop w:val="0"/>
          <w:marBottom w:val="0"/>
          <w:divBdr>
            <w:top w:val="none" w:sz="0" w:space="0" w:color="auto"/>
            <w:left w:val="none" w:sz="0" w:space="0" w:color="auto"/>
            <w:bottom w:val="none" w:sz="0" w:space="0" w:color="auto"/>
            <w:right w:val="none" w:sz="0" w:space="0" w:color="auto"/>
          </w:divBdr>
          <w:divsChild>
            <w:div w:id="1303652792">
              <w:marLeft w:val="375"/>
              <w:marRight w:val="0"/>
              <w:marTop w:val="0"/>
              <w:marBottom w:val="0"/>
              <w:divBdr>
                <w:top w:val="none" w:sz="0" w:space="0" w:color="auto"/>
                <w:left w:val="none" w:sz="0" w:space="0" w:color="auto"/>
                <w:bottom w:val="none" w:sz="0" w:space="0" w:color="auto"/>
                <w:right w:val="none" w:sz="0" w:space="0" w:color="auto"/>
              </w:divBdr>
            </w:div>
          </w:divsChild>
        </w:div>
        <w:div w:id="461386263">
          <w:marLeft w:val="0"/>
          <w:marRight w:val="0"/>
          <w:marTop w:val="0"/>
          <w:marBottom w:val="0"/>
          <w:divBdr>
            <w:top w:val="none" w:sz="0" w:space="0" w:color="auto"/>
            <w:left w:val="none" w:sz="0" w:space="0" w:color="auto"/>
            <w:bottom w:val="none" w:sz="0" w:space="0" w:color="auto"/>
            <w:right w:val="none" w:sz="0" w:space="0" w:color="auto"/>
          </w:divBdr>
        </w:div>
        <w:div w:id="1767118854">
          <w:marLeft w:val="0"/>
          <w:marRight w:val="0"/>
          <w:marTop w:val="0"/>
          <w:marBottom w:val="0"/>
          <w:divBdr>
            <w:top w:val="none" w:sz="0" w:space="0" w:color="auto"/>
            <w:left w:val="none" w:sz="0" w:space="0" w:color="auto"/>
            <w:bottom w:val="none" w:sz="0" w:space="0" w:color="auto"/>
            <w:right w:val="none" w:sz="0" w:space="0" w:color="auto"/>
          </w:divBdr>
          <w:divsChild>
            <w:div w:id="1590692590">
              <w:marLeft w:val="0"/>
              <w:marRight w:val="0"/>
              <w:marTop w:val="0"/>
              <w:marBottom w:val="0"/>
              <w:divBdr>
                <w:top w:val="none" w:sz="0" w:space="0" w:color="auto"/>
                <w:left w:val="none" w:sz="0" w:space="0" w:color="auto"/>
                <w:bottom w:val="none" w:sz="0" w:space="0" w:color="auto"/>
                <w:right w:val="none" w:sz="0" w:space="0" w:color="auto"/>
              </w:divBdr>
              <w:divsChild>
                <w:div w:id="846015019">
                  <w:marLeft w:val="0"/>
                  <w:marRight w:val="0"/>
                  <w:marTop w:val="0"/>
                  <w:marBottom w:val="0"/>
                  <w:divBdr>
                    <w:top w:val="none" w:sz="0" w:space="0" w:color="auto"/>
                    <w:left w:val="none" w:sz="0" w:space="0" w:color="auto"/>
                    <w:bottom w:val="none" w:sz="0" w:space="0" w:color="auto"/>
                    <w:right w:val="none" w:sz="0" w:space="0" w:color="auto"/>
                  </w:divBdr>
                </w:div>
                <w:div w:id="1196700610">
                  <w:marLeft w:val="0"/>
                  <w:marRight w:val="0"/>
                  <w:marTop w:val="0"/>
                  <w:marBottom w:val="0"/>
                  <w:divBdr>
                    <w:top w:val="none" w:sz="0" w:space="0" w:color="auto"/>
                    <w:left w:val="none" w:sz="0" w:space="0" w:color="auto"/>
                    <w:bottom w:val="none" w:sz="0" w:space="0" w:color="auto"/>
                    <w:right w:val="none" w:sz="0" w:space="0" w:color="auto"/>
                  </w:divBdr>
                </w:div>
                <w:div w:id="881863741">
                  <w:marLeft w:val="0"/>
                  <w:marRight w:val="0"/>
                  <w:marTop w:val="0"/>
                  <w:marBottom w:val="0"/>
                  <w:divBdr>
                    <w:top w:val="none" w:sz="0" w:space="0" w:color="auto"/>
                    <w:left w:val="none" w:sz="0" w:space="0" w:color="auto"/>
                    <w:bottom w:val="none" w:sz="0" w:space="0" w:color="auto"/>
                    <w:right w:val="none" w:sz="0" w:space="0" w:color="auto"/>
                  </w:divBdr>
                </w:div>
                <w:div w:id="806557636">
                  <w:marLeft w:val="0"/>
                  <w:marRight w:val="0"/>
                  <w:marTop w:val="0"/>
                  <w:marBottom w:val="0"/>
                  <w:divBdr>
                    <w:top w:val="none" w:sz="0" w:space="0" w:color="auto"/>
                    <w:left w:val="none" w:sz="0" w:space="0" w:color="auto"/>
                    <w:bottom w:val="none" w:sz="0" w:space="0" w:color="auto"/>
                    <w:right w:val="none" w:sz="0" w:space="0" w:color="auto"/>
                  </w:divBdr>
                </w:div>
                <w:div w:id="1169324232">
                  <w:marLeft w:val="0"/>
                  <w:marRight w:val="0"/>
                  <w:marTop w:val="0"/>
                  <w:marBottom w:val="0"/>
                  <w:divBdr>
                    <w:top w:val="none" w:sz="0" w:space="0" w:color="auto"/>
                    <w:left w:val="none" w:sz="0" w:space="0" w:color="auto"/>
                    <w:bottom w:val="none" w:sz="0" w:space="0" w:color="auto"/>
                    <w:right w:val="none" w:sz="0" w:space="0" w:color="auto"/>
                  </w:divBdr>
                </w:div>
                <w:div w:id="771586154">
                  <w:marLeft w:val="0"/>
                  <w:marRight w:val="0"/>
                  <w:marTop w:val="0"/>
                  <w:marBottom w:val="0"/>
                  <w:divBdr>
                    <w:top w:val="none" w:sz="0" w:space="0" w:color="auto"/>
                    <w:left w:val="none" w:sz="0" w:space="0" w:color="auto"/>
                    <w:bottom w:val="none" w:sz="0" w:space="0" w:color="auto"/>
                    <w:right w:val="none" w:sz="0" w:space="0" w:color="auto"/>
                  </w:divBdr>
                </w:div>
                <w:div w:id="645937785">
                  <w:marLeft w:val="0"/>
                  <w:marRight w:val="0"/>
                  <w:marTop w:val="0"/>
                  <w:marBottom w:val="0"/>
                  <w:divBdr>
                    <w:top w:val="none" w:sz="0" w:space="0" w:color="auto"/>
                    <w:left w:val="none" w:sz="0" w:space="0" w:color="auto"/>
                    <w:bottom w:val="none" w:sz="0" w:space="0" w:color="auto"/>
                    <w:right w:val="none" w:sz="0" w:space="0" w:color="auto"/>
                  </w:divBdr>
                </w:div>
                <w:div w:id="1020204005">
                  <w:marLeft w:val="0"/>
                  <w:marRight w:val="0"/>
                  <w:marTop w:val="0"/>
                  <w:marBottom w:val="0"/>
                  <w:divBdr>
                    <w:top w:val="none" w:sz="0" w:space="0" w:color="auto"/>
                    <w:left w:val="none" w:sz="0" w:space="0" w:color="auto"/>
                    <w:bottom w:val="none" w:sz="0" w:space="0" w:color="auto"/>
                    <w:right w:val="none" w:sz="0" w:space="0" w:color="auto"/>
                  </w:divBdr>
                </w:div>
                <w:div w:id="1310523869">
                  <w:marLeft w:val="0"/>
                  <w:marRight w:val="0"/>
                  <w:marTop w:val="0"/>
                  <w:marBottom w:val="0"/>
                  <w:divBdr>
                    <w:top w:val="none" w:sz="0" w:space="0" w:color="auto"/>
                    <w:left w:val="none" w:sz="0" w:space="0" w:color="auto"/>
                    <w:bottom w:val="none" w:sz="0" w:space="0" w:color="auto"/>
                    <w:right w:val="none" w:sz="0" w:space="0" w:color="auto"/>
                  </w:divBdr>
                </w:div>
                <w:div w:id="173805459">
                  <w:marLeft w:val="0"/>
                  <w:marRight w:val="0"/>
                  <w:marTop w:val="0"/>
                  <w:marBottom w:val="0"/>
                  <w:divBdr>
                    <w:top w:val="none" w:sz="0" w:space="0" w:color="auto"/>
                    <w:left w:val="none" w:sz="0" w:space="0" w:color="auto"/>
                    <w:bottom w:val="none" w:sz="0" w:space="0" w:color="auto"/>
                    <w:right w:val="none" w:sz="0" w:space="0" w:color="auto"/>
                  </w:divBdr>
                </w:div>
                <w:div w:id="2011834560">
                  <w:marLeft w:val="0"/>
                  <w:marRight w:val="0"/>
                  <w:marTop w:val="0"/>
                  <w:marBottom w:val="0"/>
                  <w:divBdr>
                    <w:top w:val="none" w:sz="0" w:space="0" w:color="auto"/>
                    <w:left w:val="none" w:sz="0" w:space="0" w:color="auto"/>
                    <w:bottom w:val="none" w:sz="0" w:space="0" w:color="auto"/>
                    <w:right w:val="none" w:sz="0" w:space="0" w:color="auto"/>
                  </w:divBdr>
                </w:div>
                <w:div w:id="1613199780">
                  <w:marLeft w:val="0"/>
                  <w:marRight w:val="0"/>
                  <w:marTop w:val="0"/>
                  <w:marBottom w:val="0"/>
                  <w:divBdr>
                    <w:top w:val="none" w:sz="0" w:space="0" w:color="auto"/>
                    <w:left w:val="none" w:sz="0" w:space="0" w:color="auto"/>
                    <w:bottom w:val="none" w:sz="0" w:space="0" w:color="auto"/>
                    <w:right w:val="none" w:sz="0" w:space="0" w:color="auto"/>
                  </w:divBdr>
                </w:div>
                <w:div w:id="589898207">
                  <w:marLeft w:val="0"/>
                  <w:marRight w:val="0"/>
                  <w:marTop w:val="0"/>
                  <w:marBottom w:val="0"/>
                  <w:divBdr>
                    <w:top w:val="none" w:sz="0" w:space="0" w:color="auto"/>
                    <w:left w:val="none" w:sz="0" w:space="0" w:color="auto"/>
                    <w:bottom w:val="none" w:sz="0" w:space="0" w:color="auto"/>
                    <w:right w:val="none" w:sz="0" w:space="0" w:color="auto"/>
                  </w:divBdr>
                </w:div>
                <w:div w:id="1749225019">
                  <w:marLeft w:val="0"/>
                  <w:marRight w:val="0"/>
                  <w:marTop w:val="0"/>
                  <w:marBottom w:val="0"/>
                  <w:divBdr>
                    <w:top w:val="none" w:sz="0" w:space="0" w:color="auto"/>
                    <w:left w:val="none" w:sz="0" w:space="0" w:color="auto"/>
                    <w:bottom w:val="none" w:sz="0" w:space="0" w:color="auto"/>
                    <w:right w:val="none" w:sz="0" w:space="0" w:color="auto"/>
                  </w:divBdr>
                </w:div>
                <w:div w:id="22825654">
                  <w:marLeft w:val="0"/>
                  <w:marRight w:val="0"/>
                  <w:marTop w:val="0"/>
                  <w:marBottom w:val="0"/>
                  <w:divBdr>
                    <w:top w:val="none" w:sz="0" w:space="0" w:color="auto"/>
                    <w:left w:val="none" w:sz="0" w:space="0" w:color="auto"/>
                    <w:bottom w:val="none" w:sz="0" w:space="0" w:color="auto"/>
                    <w:right w:val="none" w:sz="0" w:space="0" w:color="auto"/>
                  </w:divBdr>
                </w:div>
                <w:div w:id="990249837">
                  <w:marLeft w:val="0"/>
                  <w:marRight w:val="0"/>
                  <w:marTop w:val="0"/>
                  <w:marBottom w:val="0"/>
                  <w:divBdr>
                    <w:top w:val="none" w:sz="0" w:space="0" w:color="auto"/>
                    <w:left w:val="none" w:sz="0" w:space="0" w:color="auto"/>
                    <w:bottom w:val="none" w:sz="0" w:space="0" w:color="auto"/>
                    <w:right w:val="none" w:sz="0" w:space="0" w:color="auto"/>
                  </w:divBdr>
                </w:div>
                <w:div w:id="2030720718">
                  <w:marLeft w:val="0"/>
                  <w:marRight w:val="0"/>
                  <w:marTop w:val="0"/>
                  <w:marBottom w:val="0"/>
                  <w:divBdr>
                    <w:top w:val="none" w:sz="0" w:space="0" w:color="auto"/>
                    <w:left w:val="none" w:sz="0" w:space="0" w:color="auto"/>
                    <w:bottom w:val="none" w:sz="0" w:space="0" w:color="auto"/>
                    <w:right w:val="none" w:sz="0" w:space="0" w:color="auto"/>
                  </w:divBdr>
                </w:div>
                <w:div w:id="863976687">
                  <w:marLeft w:val="0"/>
                  <w:marRight w:val="0"/>
                  <w:marTop w:val="0"/>
                  <w:marBottom w:val="0"/>
                  <w:divBdr>
                    <w:top w:val="none" w:sz="0" w:space="0" w:color="auto"/>
                    <w:left w:val="none" w:sz="0" w:space="0" w:color="auto"/>
                    <w:bottom w:val="none" w:sz="0" w:space="0" w:color="auto"/>
                    <w:right w:val="none" w:sz="0" w:space="0" w:color="auto"/>
                  </w:divBdr>
                </w:div>
                <w:div w:id="801114361">
                  <w:marLeft w:val="0"/>
                  <w:marRight w:val="0"/>
                  <w:marTop w:val="0"/>
                  <w:marBottom w:val="0"/>
                  <w:divBdr>
                    <w:top w:val="none" w:sz="0" w:space="0" w:color="auto"/>
                    <w:left w:val="none" w:sz="0" w:space="0" w:color="auto"/>
                    <w:bottom w:val="none" w:sz="0" w:space="0" w:color="auto"/>
                    <w:right w:val="none" w:sz="0" w:space="0" w:color="auto"/>
                  </w:divBdr>
                </w:div>
                <w:div w:id="1066760228">
                  <w:marLeft w:val="0"/>
                  <w:marRight w:val="0"/>
                  <w:marTop w:val="0"/>
                  <w:marBottom w:val="0"/>
                  <w:divBdr>
                    <w:top w:val="none" w:sz="0" w:space="0" w:color="auto"/>
                    <w:left w:val="none" w:sz="0" w:space="0" w:color="auto"/>
                    <w:bottom w:val="none" w:sz="0" w:space="0" w:color="auto"/>
                    <w:right w:val="none" w:sz="0" w:space="0" w:color="auto"/>
                  </w:divBdr>
                </w:div>
                <w:div w:id="859784352">
                  <w:marLeft w:val="0"/>
                  <w:marRight w:val="0"/>
                  <w:marTop w:val="0"/>
                  <w:marBottom w:val="0"/>
                  <w:divBdr>
                    <w:top w:val="none" w:sz="0" w:space="0" w:color="auto"/>
                    <w:left w:val="none" w:sz="0" w:space="0" w:color="auto"/>
                    <w:bottom w:val="none" w:sz="0" w:space="0" w:color="auto"/>
                    <w:right w:val="none" w:sz="0" w:space="0" w:color="auto"/>
                  </w:divBdr>
                </w:div>
                <w:div w:id="1078480768">
                  <w:marLeft w:val="0"/>
                  <w:marRight w:val="0"/>
                  <w:marTop w:val="0"/>
                  <w:marBottom w:val="0"/>
                  <w:divBdr>
                    <w:top w:val="none" w:sz="0" w:space="0" w:color="auto"/>
                    <w:left w:val="none" w:sz="0" w:space="0" w:color="auto"/>
                    <w:bottom w:val="none" w:sz="0" w:space="0" w:color="auto"/>
                    <w:right w:val="none" w:sz="0" w:space="0" w:color="auto"/>
                  </w:divBdr>
                </w:div>
                <w:div w:id="55666435">
                  <w:marLeft w:val="0"/>
                  <w:marRight w:val="0"/>
                  <w:marTop w:val="0"/>
                  <w:marBottom w:val="0"/>
                  <w:divBdr>
                    <w:top w:val="none" w:sz="0" w:space="0" w:color="auto"/>
                    <w:left w:val="none" w:sz="0" w:space="0" w:color="auto"/>
                    <w:bottom w:val="none" w:sz="0" w:space="0" w:color="auto"/>
                    <w:right w:val="none" w:sz="0" w:space="0" w:color="auto"/>
                  </w:divBdr>
                </w:div>
                <w:div w:id="222764242">
                  <w:marLeft w:val="0"/>
                  <w:marRight w:val="0"/>
                  <w:marTop w:val="0"/>
                  <w:marBottom w:val="0"/>
                  <w:divBdr>
                    <w:top w:val="none" w:sz="0" w:space="0" w:color="auto"/>
                    <w:left w:val="none" w:sz="0" w:space="0" w:color="auto"/>
                    <w:bottom w:val="none" w:sz="0" w:space="0" w:color="auto"/>
                    <w:right w:val="none" w:sz="0" w:space="0" w:color="auto"/>
                  </w:divBdr>
                </w:div>
                <w:div w:id="681860225">
                  <w:marLeft w:val="0"/>
                  <w:marRight w:val="0"/>
                  <w:marTop w:val="0"/>
                  <w:marBottom w:val="0"/>
                  <w:divBdr>
                    <w:top w:val="none" w:sz="0" w:space="0" w:color="auto"/>
                    <w:left w:val="none" w:sz="0" w:space="0" w:color="auto"/>
                    <w:bottom w:val="none" w:sz="0" w:space="0" w:color="auto"/>
                    <w:right w:val="none" w:sz="0" w:space="0" w:color="auto"/>
                  </w:divBdr>
                </w:div>
                <w:div w:id="1810779011">
                  <w:marLeft w:val="0"/>
                  <w:marRight w:val="0"/>
                  <w:marTop w:val="0"/>
                  <w:marBottom w:val="0"/>
                  <w:divBdr>
                    <w:top w:val="none" w:sz="0" w:space="0" w:color="auto"/>
                    <w:left w:val="none" w:sz="0" w:space="0" w:color="auto"/>
                    <w:bottom w:val="none" w:sz="0" w:space="0" w:color="auto"/>
                    <w:right w:val="none" w:sz="0" w:space="0" w:color="auto"/>
                  </w:divBdr>
                </w:div>
                <w:div w:id="1931044255">
                  <w:marLeft w:val="0"/>
                  <w:marRight w:val="0"/>
                  <w:marTop w:val="0"/>
                  <w:marBottom w:val="0"/>
                  <w:divBdr>
                    <w:top w:val="none" w:sz="0" w:space="0" w:color="auto"/>
                    <w:left w:val="none" w:sz="0" w:space="0" w:color="auto"/>
                    <w:bottom w:val="none" w:sz="0" w:space="0" w:color="auto"/>
                    <w:right w:val="none" w:sz="0" w:space="0" w:color="auto"/>
                  </w:divBdr>
                </w:div>
                <w:div w:id="716008298">
                  <w:marLeft w:val="0"/>
                  <w:marRight w:val="0"/>
                  <w:marTop w:val="0"/>
                  <w:marBottom w:val="0"/>
                  <w:divBdr>
                    <w:top w:val="none" w:sz="0" w:space="0" w:color="auto"/>
                    <w:left w:val="none" w:sz="0" w:space="0" w:color="auto"/>
                    <w:bottom w:val="none" w:sz="0" w:space="0" w:color="auto"/>
                    <w:right w:val="none" w:sz="0" w:space="0" w:color="auto"/>
                  </w:divBdr>
                </w:div>
                <w:div w:id="1946618518">
                  <w:marLeft w:val="0"/>
                  <w:marRight w:val="0"/>
                  <w:marTop w:val="0"/>
                  <w:marBottom w:val="0"/>
                  <w:divBdr>
                    <w:top w:val="none" w:sz="0" w:space="0" w:color="auto"/>
                    <w:left w:val="none" w:sz="0" w:space="0" w:color="auto"/>
                    <w:bottom w:val="none" w:sz="0" w:space="0" w:color="auto"/>
                    <w:right w:val="none" w:sz="0" w:space="0" w:color="auto"/>
                  </w:divBdr>
                </w:div>
                <w:div w:id="448738905">
                  <w:marLeft w:val="0"/>
                  <w:marRight w:val="0"/>
                  <w:marTop w:val="0"/>
                  <w:marBottom w:val="0"/>
                  <w:divBdr>
                    <w:top w:val="none" w:sz="0" w:space="0" w:color="auto"/>
                    <w:left w:val="none" w:sz="0" w:space="0" w:color="auto"/>
                    <w:bottom w:val="none" w:sz="0" w:space="0" w:color="auto"/>
                    <w:right w:val="none" w:sz="0" w:space="0" w:color="auto"/>
                  </w:divBdr>
                </w:div>
                <w:div w:id="2054425542">
                  <w:marLeft w:val="0"/>
                  <w:marRight w:val="0"/>
                  <w:marTop w:val="0"/>
                  <w:marBottom w:val="0"/>
                  <w:divBdr>
                    <w:top w:val="none" w:sz="0" w:space="0" w:color="auto"/>
                    <w:left w:val="none" w:sz="0" w:space="0" w:color="auto"/>
                    <w:bottom w:val="none" w:sz="0" w:space="0" w:color="auto"/>
                    <w:right w:val="none" w:sz="0" w:space="0" w:color="auto"/>
                  </w:divBdr>
                </w:div>
                <w:div w:id="1026102778">
                  <w:marLeft w:val="0"/>
                  <w:marRight w:val="0"/>
                  <w:marTop w:val="0"/>
                  <w:marBottom w:val="0"/>
                  <w:divBdr>
                    <w:top w:val="none" w:sz="0" w:space="0" w:color="auto"/>
                    <w:left w:val="none" w:sz="0" w:space="0" w:color="auto"/>
                    <w:bottom w:val="none" w:sz="0" w:space="0" w:color="auto"/>
                    <w:right w:val="none" w:sz="0" w:space="0" w:color="auto"/>
                  </w:divBdr>
                </w:div>
                <w:div w:id="457259995">
                  <w:marLeft w:val="0"/>
                  <w:marRight w:val="0"/>
                  <w:marTop w:val="0"/>
                  <w:marBottom w:val="0"/>
                  <w:divBdr>
                    <w:top w:val="none" w:sz="0" w:space="0" w:color="auto"/>
                    <w:left w:val="none" w:sz="0" w:space="0" w:color="auto"/>
                    <w:bottom w:val="none" w:sz="0" w:space="0" w:color="auto"/>
                    <w:right w:val="none" w:sz="0" w:space="0" w:color="auto"/>
                  </w:divBdr>
                </w:div>
                <w:div w:id="1744180183">
                  <w:marLeft w:val="0"/>
                  <w:marRight w:val="0"/>
                  <w:marTop w:val="0"/>
                  <w:marBottom w:val="0"/>
                  <w:divBdr>
                    <w:top w:val="none" w:sz="0" w:space="0" w:color="auto"/>
                    <w:left w:val="none" w:sz="0" w:space="0" w:color="auto"/>
                    <w:bottom w:val="none" w:sz="0" w:space="0" w:color="auto"/>
                    <w:right w:val="none" w:sz="0" w:space="0" w:color="auto"/>
                  </w:divBdr>
                </w:div>
                <w:div w:id="870846413">
                  <w:marLeft w:val="0"/>
                  <w:marRight w:val="0"/>
                  <w:marTop w:val="0"/>
                  <w:marBottom w:val="0"/>
                  <w:divBdr>
                    <w:top w:val="none" w:sz="0" w:space="0" w:color="auto"/>
                    <w:left w:val="none" w:sz="0" w:space="0" w:color="auto"/>
                    <w:bottom w:val="none" w:sz="0" w:space="0" w:color="auto"/>
                    <w:right w:val="none" w:sz="0" w:space="0" w:color="auto"/>
                  </w:divBdr>
                </w:div>
                <w:div w:id="1240864512">
                  <w:marLeft w:val="0"/>
                  <w:marRight w:val="0"/>
                  <w:marTop w:val="0"/>
                  <w:marBottom w:val="0"/>
                  <w:divBdr>
                    <w:top w:val="none" w:sz="0" w:space="0" w:color="auto"/>
                    <w:left w:val="none" w:sz="0" w:space="0" w:color="auto"/>
                    <w:bottom w:val="none" w:sz="0" w:space="0" w:color="auto"/>
                    <w:right w:val="none" w:sz="0" w:space="0" w:color="auto"/>
                  </w:divBdr>
                </w:div>
                <w:div w:id="20358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4465">
      <w:bodyDiv w:val="1"/>
      <w:marLeft w:val="0"/>
      <w:marRight w:val="0"/>
      <w:marTop w:val="0"/>
      <w:marBottom w:val="0"/>
      <w:divBdr>
        <w:top w:val="none" w:sz="0" w:space="0" w:color="auto"/>
        <w:left w:val="none" w:sz="0" w:space="0" w:color="auto"/>
        <w:bottom w:val="none" w:sz="0" w:space="0" w:color="auto"/>
        <w:right w:val="none" w:sz="0" w:space="0" w:color="auto"/>
      </w:divBdr>
      <w:divsChild>
        <w:div w:id="349184083">
          <w:marLeft w:val="0"/>
          <w:marRight w:val="0"/>
          <w:marTop w:val="0"/>
          <w:marBottom w:val="0"/>
          <w:divBdr>
            <w:top w:val="none" w:sz="0" w:space="0" w:color="auto"/>
            <w:left w:val="none" w:sz="0" w:space="0" w:color="auto"/>
            <w:bottom w:val="none" w:sz="0" w:space="0" w:color="auto"/>
            <w:right w:val="none" w:sz="0" w:space="0" w:color="auto"/>
          </w:divBdr>
          <w:divsChild>
            <w:div w:id="9182139">
              <w:marLeft w:val="0"/>
              <w:marRight w:val="0"/>
              <w:marTop w:val="0"/>
              <w:marBottom w:val="0"/>
              <w:divBdr>
                <w:top w:val="none" w:sz="0" w:space="0" w:color="auto"/>
                <w:left w:val="none" w:sz="0" w:space="0" w:color="auto"/>
                <w:bottom w:val="none" w:sz="0" w:space="0" w:color="auto"/>
                <w:right w:val="none" w:sz="0" w:space="0" w:color="auto"/>
              </w:divBdr>
            </w:div>
            <w:div w:id="12388831">
              <w:marLeft w:val="0"/>
              <w:marRight w:val="0"/>
              <w:marTop w:val="0"/>
              <w:marBottom w:val="0"/>
              <w:divBdr>
                <w:top w:val="none" w:sz="0" w:space="0" w:color="auto"/>
                <w:left w:val="none" w:sz="0" w:space="0" w:color="auto"/>
                <w:bottom w:val="none" w:sz="0" w:space="0" w:color="auto"/>
                <w:right w:val="none" w:sz="0" w:space="0" w:color="auto"/>
              </w:divBdr>
            </w:div>
            <w:div w:id="68385096">
              <w:marLeft w:val="0"/>
              <w:marRight w:val="0"/>
              <w:marTop w:val="0"/>
              <w:marBottom w:val="0"/>
              <w:divBdr>
                <w:top w:val="none" w:sz="0" w:space="0" w:color="auto"/>
                <w:left w:val="none" w:sz="0" w:space="0" w:color="auto"/>
                <w:bottom w:val="none" w:sz="0" w:space="0" w:color="auto"/>
                <w:right w:val="none" w:sz="0" w:space="0" w:color="auto"/>
              </w:divBdr>
            </w:div>
            <w:div w:id="99765443">
              <w:marLeft w:val="0"/>
              <w:marRight w:val="0"/>
              <w:marTop w:val="0"/>
              <w:marBottom w:val="0"/>
              <w:divBdr>
                <w:top w:val="none" w:sz="0" w:space="0" w:color="auto"/>
                <w:left w:val="none" w:sz="0" w:space="0" w:color="auto"/>
                <w:bottom w:val="none" w:sz="0" w:space="0" w:color="auto"/>
                <w:right w:val="none" w:sz="0" w:space="0" w:color="auto"/>
              </w:divBdr>
            </w:div>
            <w:div w:id="117067515">
              <w:marLeft w:val="0"/>
              <w:marRight w:val="0"/>
              <w:marTop w:val="0"/>
              <w:marBottom w:val="0"/>
              <w:divBdr>
                <w:top w:val="none" w:sz="0" w:space="0" w:color="auto"/>
                <w:left w:val="none" w:sz="0" w:space="0" w:color="auto"/>
                <w:bottom w:val="none" w:sz="0" w:space="0" w:color="auto"/>
                <w:right w:val="none" w:sz="0" w:space="0" w:color="auto"/>
              </w:divBdr>
            </w:div>
            <w:div w:id="144663928">
              <w:marLeft w:val="0"/>
              <w:marRight w:val="0"/>
              <w:marTop w:val="0"/>
              <w:marBottom w:val="0"/>
              <w:divBdr>
                <w:top w:val="none" w:sz="0" w:space="0" w:color="auto"/>
                <w:left w:val="none" w:sz="0" w:space="0" w:color="auto"/>
                <w:bottom w:val="none" w:sz="0" w:space="0" w:color="auto"/>
                <w:right w:val="none" w:sz="0" w:space="0" w:color="auto"/>
              </w:divBdr>
            </w:div>
            <w:div w:id="179323897">
              <w:marLeft w:val="0"/>
              <w:marRight w:val="0"/>
              <w:marTop w:val="0"/>
              <w:marBottom w:val="0"/>
              <w:divBdr>
                <w:top w:val="none" w:sz="0" w:space="0" w:color="auto"/>
                <w:left w:val="none" w:sz="0" w:space="0" w:color="auto"/>
                <w:bottom w:val="none" w:sz="0" w:space="0" w:color="auto"/>
                <w:right w:val="none" w:sz="0" w:space="0" w:color="auto"/>
              </w:divBdr>
            </w:div>
            <w:div w:id="208230493">
              <w:marLeft w:val="0"/>
              <w:marRight w:val="0"/>
              <w:marTop w:val="0"/>
              <w:marBottom w:val="0"/>
              <w:divBdr>
                <w:top w:val="none" w:sz="0" w:space="0" w:color="auto"/>
                <w:left w:val="none" w:sz="0" w:space="0" w:color="auto"/>
                <w:bottom w:val="none" w:sz="0" w:space="0" w:color="auto"/>
                <w:right w:val="none" w:sz="0" w:space="0" w:color="auto"/>
              </w:divBdr>
            </w:div>
            <w:div w:id="221141764">
              <w:marLeft w:val="0"/>
              <w:marRight w:val="0"/>
              <w:marTop w:val="0"/>
              <w:marBottom w:val="0"/>
              <w:divBdr>
                <w:top w:val="none" w:sz="0" w:space="0" w:color="auto"/>
                <w:left w:val="none" w:sz="0" w:space="0" w:color="auto"/>
                <w:bottom w:val="none" w:sz="0" w:space="0" w:color="auto"/>
                <w:right w:val="none" w:sz="0" w:space="0" w:color="auto"/>
              </w:divBdr>
            </w:div>
            <w:div w:id="237593354">
              <w:marLeft w:val="0"/>
              <w:marRight w:val="0"/>
              <w:marTop w:val="0"/>
              <w:marBottom w:val="0"/>
              <w:divBdr>
                <w:top w:val="none" w:sz="0" w:space="0" w:color="auto"/>
                <w:left w:val="none" w:sz="0" w:space="0" w:color="auto"/>
                <w:bottom w:val="none" w:sz="0" w:space="0" w:color="auto"/>
                <w:right w:val="none" w:sz="0" w:space="0" w:color="auto"/>
              </w:divBdr>
            </w:div>
            <w:div w:id="242224569">
              <w:marLeft w:val="0"/>
              <w:marRight w:val="0"/>
              <w:marTop w:val="0"/>
              <w:marBottom w:val="0"/>
              <w:divBdr>
                <w:top w:val="none" w:sz="0" w:space="0" w:color="auto"/>
                <w:left w:val="none" w:sz="0" w:space="0" w:color="auto"/>
                <w:bottom w:val="none" w:sz="0" w:space="0" w:color="auto"/>
                <w:right w:val="none" w:sz="0" w:space="0" w:color="auto"/>
              </w:divBdr>
            </w:div>
            <w:div w:id="381565499">
              <w:marLeft w:val="0"/>
              <w:marRight w:val="0"/>
              <w:marTop w:val="0"/>
              <w:marBottom w:val="0"/>
              <w:divBdr>
                <w:top w:val="none" w:sz="0" w:space="0" w:color="auto"/>
                <w:left w:val="none" w:sz="0" w:space="0" w:color="auto"/>
                <w:bottom w:val="none" w:sz="0" w:space="0" w:color="auto"/>
                <w:right w:val="none" w:sz="0" w:space="0" w:color="auto"/>
              </w:divBdr>
            </w:div>
            <w:div w:id="492915464">
              <w:marLeft w:val="0"/>
              <w:marRight w:val="0"/>
              <w:marTop w:val="0"/>
              <w:marBottom w:val="0"/>
              <w:divBdr>
                <w:top w:val="none" w:sz="0" w:space="0" w:color="auto"/>
                <w:left w:val="none" w:sz="0" w:space="0" w:color="auto"/>
                <w:bottom w:val="none" w:sz="0" w:space="0" w:color="auto"/>
                <w:right w:val="none" w:sz="0" w:space="0" w:color="auto"/>
              </w:divBdr>
            </w:div>
            <w:div w:id="534779049">
              <w:marLeft w:val="0"/>
              <w:marRight w:val="0"/>
              <w:marTop w:val="0"/>
              <w:marBottom w:val="0"/>
              <w:divBdr>
                <w:top w:val="none" w:sz="0" w:space="0" w:color="auto"/>
                <w:left w:val="none" w:sz="0" w:space="0" w:color="auto"/>
                <w:bottom w:val="none" w:sz="0" w:space="0" w:color="auto"/>
                <w:right w:val="none" w:sz="0" w:space="0" w:color="auto"/>
              </w:divBdr>
            </w:div>
            <w:div w:id="567883711">
              <w:marLeft w:val="0"/>
              <w:marRight w:val="0"/>
              <w:marTop w:val="0"/>
              <w:marBottom w:val="0"/>
              <w:divBdr>
                <w:top w:val="none" w:sz="0" w:space="0" w:color="auto"/>
                <w:left w:val="none" w:sz="0" w:space="0" w:color="auto"/>
                <w:bottom w:val="none" w:sz="0" w:space="0" w:color="auto"/>
                <w:right w:val="none" w:sz="0" w:space="0" w:color="auto"/>
              </w:divBdr>
            </w:div>
            <w:div w:id="586309657">
              <w:marLeft w:val="0"/>
              <w:marRight w:val="0"/>
              <w:marTop w:val="0"/>
              <w:marBottom w:val="0"/>
              <w:divBdr>
                <w:top w:val="none" w:sz="0" w:space="0" w:color="auto"/>
                <w:left w:val="none" w:sz="0" w:space="0" w:color="auto"/>
                <w:bottom w:val="none" w:sz="0" w:space="0" w:color="auto"/>
                <w:right w:val="none" w:sz="0" w:space="0" w:color="auto"/>
              </w:divBdr>
            </w:div>
            <w:div w:id="613679356">
              <w:marLeft w:val="0"/>
              <w:marRight w:val="0"/>
              <w:marTop w:val="0"/>
              <w:marBottom w:val="0"/>
              <w:divBdr>
                <w:top w:val="none" w:sz="0" w:space="0" w:color="auto"/>
                <w:left w:val="none" w:sz="0" w:space="0" w:color="auto"/>
                <w:bottom w:val="none" w:sz="0" w:space="0" w:color="auto"/>
                <w:right w:val="none" w:sz="0" w:space="0" w:color="auto"/>
              </w:divBdr>
            </w:div>
            <w:div w:id="723335746">
              <w:marLeft w:val="0"/>
              <w:marRight w:val="0"/>
              <w:marTop w:val="0"/>
              <w:marBottom w:val="0"/>
              <w:divBdr>
                <w:top w:val="none" w:sz="0" w:space="0" w:color="auto"/>
                <w:left w:val="none" w:sz="0" w:space="0" w:color="auto"/>
                <w:bottom w:val="none" w:sz="0" w:space="0" w:color="auto"/>
                <w:right w:val="none" w:sz="0" w:space="0" w:color="auto"/>
              </w:divBdr>
            </w:div>
            <w:div w:id="765804126">
              <w:marLeft w:val="0"/>
              <w:marRight w:val="0"/>
              <w:marTop w:val="0"/>
              <w:marBottom w:val="0"/>
              <w:divBdr>
                <w:top w:val="none" w:sz="0" w:space="0" w:color="auto"/>
                <w:left w:val="none" w:sz="0" w:space="0" w:color="auto"/>
                <w:bottom w:val="none" w:sz="0" w:space="0" w:color="auto"/>
                <w:right w:val="none" w:sz="0" w:space="0" w:color="auto"/>
              </w:divBdr>
            </w:div>
            <w:div w:id="805510476">
              <w:marLeft w:val="0"/>
              <w:marRight w:val="0"/>
              <w:marTop w:val="0"/>
              <w:marBottom w:val="0"/>
              <w:divBdr>
                <w:top w:val="none" w:sz="0" w:space="0" w:color="auto"/>
                <w:left w:val="none" w:sz="0" w:space="0" w:color="auto"/>
                <w:bottom w:val="none" w:sz="0" w:space="0" w:color="auto"/>
                <w:right w:val="none" w:sz="0" w:space="0" w:color="auto"/>
              </w:divBdr>
            </w:div>
            <w:div w:id="911089282">
              <w:marLeft w:val="0"/>
              <w:marRight w:val="0"/>
              <w:marTop w:val="0"/>
              <w:marBottom w:val="0"/>
              <w:divBdr>
                <w:top w:val="none" w:sz="0" w:space="0" w:color="auto"/>
                <w:left w:val="none" w:sz="0" w:space="0" w:color="auto"/>
                <w:bottom w:val="none" w:sz="0" w:space="0" w:color="auto"/>
                <w:right w:val="none" w:sz="0" w:space="0" w:color="auto"/>
              </w:divBdr>
            </w:div>
            <w:div w:id="942029560">
              <w:marLeft w:val="0"/>
              <w:marRight w:val="0"/>
              <w:marTop w:val="0"/>
              <w:marBottom w:val="0"/>
              <w:divBdr>
                <w:top w:val="none" w:sz="0" w:space="0" w:color="auto"/>
                <w:left w:val="none" w:sz="0" w:space="0" w:color="auto"/>
                <w:bottom w:val="none" w:sz="0" w:space="0" w:color="auto"/>
                <w:right w:val="none" w:sz="0" w:space="0" w:color="auto"/>
              </w:divBdr>
            </w:div>
            <w:div w:id="960651925">
              <w:marLeft w:val="0"/>
              <w:marRight w:val="0"/>
              <w:marTop w:val="0"/>
              <w:marBottom w:val="0"/>
              <w:divBdr>
                <w:top w:val="none" w:sz="0" w:space="0" w:color="auto"/>
                <w:left w:val="none" w:sz="0" w:space="0" w:color="auto"/>
                <w:bottom w:val="none" w:sz="0" w:space="0" w:color="auto"/>
                <w:right w:val="none" w:sz="0" w:space="0" w:color="auto"/>
              </w:divBdr>
            </w:div>
            <w:div w:id="993067996">
              <w:marLeft w:val="0"/>
              <w:marRight w:val="0"/>
              <w:marTop w:val="0"/>
              <w:marBottom w:val="0"/>
              <w:divBdr>
                <w:top w:val="none" w:sz="0" w:space="0" w:color="auto"/>
                <w:left w:val="none" w:sz="0" w:space="0" w:color="auto"/>
                <w:bottom w:val="none" w:sz="0" w:space="0" w:color="auto"/>
                <w:right w:val="none" w:sz="0" w:space="0" w:color="auto"/>
              </w:divBdr>
            </w:div>
            <w:div w:id="1012682415">
              <w:marLeft w:val="0"/>
              <w:marRight w:val="0"/>
              <w:marTop w:val="0"/>
              <w:marBottom w:val="0"/>
              <w:divBdr>
                <w:top w:val="none" w:sz="0" w:space="0" w:color="auto"/>
                <w:left w:val="none" w:sz="0" w:space="0" w:color="auto"/>
                <w:bottom w:val="none" w:sz="0" w:space="0" w:color="auto"/>
                <w:right w:val="none" w:sz="0" w:space="0" w:color="auto"/>
              </w:divBdr>
            </w:div>
            <w:div w:id="1029912609">
              <w:marLeft w:val="0"/>
              <w:marRight w:val="0"/>
              <w:marTop w:val="0"/>
              <w:marBottom w:val="0"/>
              <w:divBdr>
                <w:top w:val="none" w:sz="0" w:space="0" w:color="auto"/>
                <w:left w:val="none" w:sz="0" w:space="0" w:color="auto"/>
                <w:bottom w:val="none" w:sz="0" w:space="0" w:color="auto"/>
                <w:right w:val="none" w:sz="0" w:space="0" w:color="auto"/>
              </w:divBdr>
            </w:div>
            <w:div w:id="1079013262">
              <w:marLeft w:val="0"/>
              <w:marRight w:val="0"/>
              <w:marTop w:val="0"/>
              <w:marBottom w:val="0"/>
              <w:divBdr>
                <w:top w:val="none" w:sz="0" w:space="0" w:color="auto"/>
                <w:left w:val="none" w:sz="0" w:space="0" w:color="auto"/>
                <w:bottom w:val="none" w:sz="0" w:space="0" w:color="auto"/>
                <w:right w:val="none" w:sz="0" w:space="0" w:color="auto"/>
              </w:divBdr>
            </w:div>
            <w:div w:id="1100682757">
              <w:marLeft w:val="0"/>
              <w:marRight w:val="0"/>
              <w:marTop w:val="0"/>
              <w:marBottom w:val="0"/>
              <w:divBdr>
                <w:top w:val="none" w:sz="0" w:space="0" w:color="auto"/>
                <w:left w:val="none" w:sz="0" w:space="0" w:color="auto"/>
                <w:bottom w:val="none" w:sz="0" w:space="0" w:color="auto"/>
                <w:right w:val="none" w:sz="0" w:space="0" w:color="auto"/>
              </w:divBdr>
            </w:div>
            <w:div w:id="1124272808">
              <w:marLeft w:val="0"/>
              <w:marRight w:val="0"/>
              <w:marTop w:val="0"/>
              <w:marBottom w:val="0"/>
              <w:divBdr>
                <w:top w:val="none" w:sz="0" w:space="0" w:color="auto"/>
                <w:left w:val="none" w:sz="0" w:space="0" w:color="auto"/>
                <w:bottom w:val="none" w:sz="0" w:space="0" w:color="auto"/>
                <w:right w:val="none" w:sz="0" w:space="0" w:color="auto"/>
              </w:divBdr>
            </w:div>
            <w:div w:id="1193424139">
              <w:marLeft w:val="0"/>
              <w:marRight w:val="0"/>
              <w:marTop w:val="0"/>
              <w:marBottom w:val="0"/>
              <w:divBdr>
                <w:top w:val="none" w:sz="0" w:space="0" w:color="auto"/>
                <w:left w:val="none" w:sz="0" w:space="0" w:color="auto"/>
                <w:bottom w:val="none" w:sz="0" w:space="0" w:color="auto"/>
                <w:right w:val="none" w:sz="0" w:space="0" w:color="auto"/>
              </w:divBdr>
            </w:div>
            <w:div w:id="1202786494">
              <w:marLeft w:val="0"/>
              <w:marRight w:val="0"/>
              <w:marTop w:val="0"/>
              <w:marBottom w:val="0"/>
              <w:divBdr>
                <w:top w:val="none" w:sz="0" w:space="0" w:color="auto"/>
                <w:left w:val="none" w:sz="0" w:space="0" w:color="auto"/>
                <w:bottom w:val="none" w:sz="0" w:space="0" w:color="auto"/>
                <w:right w:val="none" w:sz="0" w:space="0" w:color="auto"/>
              </w:divBdr>
            </w:div>
            <w:div w:id="1280717604">
              <w:marLeft w:val="0"/>
              <w:marRight w:val="0"/>
              <w:marTop w:val="0"/>
              <w:marBottom w:val="0"/>
              <w:divBdr>
                <w:top w:val="none" w:sz="0" w:space="0" w:color="auto"/>
                <w:left w:val="none" w:sz="0" w:space="0" w:color="auto"/>
                <w:bottom w:val="none" w:sz="0" w:space="0" w:color="auto"/>
                <w:right w:val="none" w:sz="0" w:space="0" w:color="auto"/>
              </w:divBdr>
            </w:div>
            <w:div w:id="1397776189">
              <w:marLeft w:val="0"/>
              <w:marRight w:val="0"/>
              <w:marTop w:val="0"/>
              <w:marBottom w:val="0"/>
              <w:divBdr>
                <w:top w:val="none" w:sz="0" w:space="0" w:color="auto"/>
                <w:left w:val="none" w:sz="0" w:space="0" w:color="auto"/>
                <w:bottom w:val="none" w:sz="0" w:space="0" w:color="auto"/>
                <w:right w:val="none" w:sz="0" w:space="0" w:color="auto"/>
              </w:divBdr>
            </w:div>
            <w:div w:id="1459563470">
              <w:marLeft w:val="0"/>
              <w:marRight w:val="0"/>
              <w:marTop w:val="0"/>
              <w:marBottom w:val="0"/>
              <w:divBdr>
                <w:top w:val="none" w:sz="0" w:space="0" w:color="auto"/>
                <w:left w:val="none" w:sz="0" w:space="0" w:color="auto"/>
                <w:bottom w:val="none" w:sz="0" w:space="0" w:color="auto"/>
                <w:right w:val="none" w:sz="0" w:space="0" w:color="auto"/>
              </w:divBdr>
            </w:div>
            <w:div w:id="1538002766">
              <w:marLeft w:val="0"/>
              <w:marRight w:val="0"/>
              <w:marTop w:val="0"/>
              <w:marBottom w:val="0"/>
              <w:divBdr>
                <w:top w:val="none" w:sz="0" w:space="0" w:color="auto"/>
                <w:left w:val="none" w:sz="0" w:space="0" w:color="auto"/>
                <w:bottom w:val="none" w:sz="0" w:space="0" w:color="auto"/>
                <w:right w:val="none" w:sz="0" w:space="0" w:color="auto"/>
              </w:divBdr>
            </w:div>
            <w:div w:id="1687438141">
              <w:marLeft w:val="0"/>
              <w:marRight w:val="0"/>
              <w:marTop w:val="0"/>
              <w:marBottom w:val="0"/>
              <w:divBdr>
                <w:top w:val="none" w:sz="0" w:space="0" w:color="auto"/>
                <w:left w:val="none" w:sz="0" w:space="0" w:color="auto"/>
                <w:bottom w:val="none" w:sz="0" w:space="0" w:color="auto"/>
                <w:right w:val="none" w:sz="0" w:space="0" w:color="auto"/>
              </w:divBdr>
            </w:div>
            <w:div w:id="1708722244">
              <w:marLeft w:val="0"/>
              <w:marRight w:val="0"/>
              <w:marTop w:val="0"/>
              <w:marBottom w:val="0"/>
              <w:divBdr>
                <w:top w:val="none" w:sz="0" w:space="0" w:color="auto"/>
                <w:left w:val="none" w:sz="0" w:space="0" w:color="auto"/>
                <w:bottom w:val="none" w:sz="0" w:space="0" w:color="auto"/>
                <w:right w:val="none" w:sz="0" w:space="0" w:color="auto"/>
              </w:divBdr>
            </w:div>
            <w:div w:id="1752504790">
              <w:marLeft w:val="0"/>
              <w:marRight w:val="0"/>
              <w:marTop w:val="0"/>
              <w:marBottom w:val="0"/>
              <w:divBdr>
                <w:top w:val="none" w:sz="0" w:space="0" w:color="auto"/>
                <w:left w:val="none" w:sz="0" w:space="0" w:color="auto"/>
                <w:bottom w:val="none" w:sz="0" w:space="0" w:color="auto"/>
                <w:right w:val="none" w:sz="0" w:space="0" w:color="auto"/>
              </w:divBdr>
            </w:div>
            <w:div w:id="1869640133">
              <w:marLeft w:val="0"/>
              <w:marRight w:val="0"/>
              <w:marTop w:val="0"/>
              <w:marBottom w:val="0"/>
              <w:divBdr>
                <w:top w:val="none" w:sz="0" w:space="0" w:color="auto"/>
                <w:left w:val="none" w:sz="0" w:space="0" w:color="auto"/>
                <w:bottom w:val="none" w:sz="0" w:space="0" w:color="auto"/>
                <w:right w:val="none" w:sz="0" w:space="0" w:color="auto"/>
              </w:divBdr>
            </w:div>
            <w:div w:id="1975601583">
              <w:marLeft w:val="0"/>
              <w:marRight w:val="0"/>
              <w:marTop w:val="0"/>
              <w:marBottom w:val="0"/>
              <w:divBdr>
                <w:top w:val="none" w:sz="0" w:space="0" w:color="auto"/>
                <w:left w:val="none" w:sz="0" w:space="0" w:color="auto"/>
                <w:bottom w:val="none" w:sz="0" w:space="0" w:color="auto"/>
                <w:right w:val="none" w:sz="0" w:space="0" w:color="auto"/>
              </w:divBdr>
            </w:div>
            <w:div w:id="1991783731">
              <w:marLeft w:val="0"/>
              <w:marRight w:val="0"/>
              <w:marTop w:val="0"/>
              <w:marBottom w:val="0"/>
              <w:divBdr>
                <w:top w:val="none" w:sz="0" w:space="0" w:color="auto"/>
                <w:left w:val="none" w:sz="0" w:space="0" w:color="auto"/>
                <w:bottom w:val="none" w:sz="0" w:space="0" w:color="auto"/>
                <w:right w:val="none" w:sz="0" w:space="0" w:color="auto"/>
              </w:divBdr>
            </w:div>
            <w:div w:id="2066029381">
              <w:marLeft w:val="0"/>
              <w:marRight w:val="0"/>
              <w:marTop w:val="0"/>
              <w:marBottom w:val="0"/>
              <w:divBdr>
                <w:top w:val="none" w:sz="0" w:space="0" w:color="auto"/>
                <w:left w:val="none" w:sz="0" w:space="0" w:color="auto"/>
                <w:bottom w:val="none" w:sz="0" w:space="0" w:color="auto"/>
                <w:right w:val="none" w:sz="0" w:space="0" w:color="auto"/>
              </w:divBdr>
            </w:div>
            <w:div w:id="21323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2919">
      <w:bodyDiv w:val="1"/>
      <w:marLeft w:val="0"/>
      <w:marRight w:val="0"/>
      <w:marTop w:val="0"/>
      <w:marBottom w:val="0"/>
      <w:divBdr>
        <w:top w:val="none" w:sz="0" w:space="0" w:color="auto"/>
        <w:left w:val="none" w:sz="0" w:space="0" w:color="auto"/>
        <w:bottom w:val="none" w:sz="0" w:space="0" w:color="auto"/>
        <w:right w:val="none" w:sz="0" w:space="0" w:color="auto"/>
      </w:divBdr>
      <w:divsChild>
        <w:div w:id="104227608">
          <w:marLeft w:val="0"/>
          <w:marRight w:val="0"/>
          <w:marTop w:val="0"/>
          <w:marBottom w:val="0"/>
          <w:divBdr>
            <w:top w:val="single" w:sz="2" w:space="0" w:color="E3E3E3"/>
            <w:left w:val="single" w:sz="2" w:space="0" w:color="E3E3E3"/>
            <w:bottom w:val="single" w:sz="2" w:space="0" w:color="E3E3E3"/>
            <w:right w:val="single" w:sz="2" w:space="0" w:color="E3E3E3"/>
          </w:divBdr>
          <w:divsChild>
            <w:div w:id="1474905807">
              <w:marLeft w:val="0"/>
              <w:marRight w:val="0"/>
              <w:marTop w:val="0"/>
              <w:marBottom w:val="0"/>
              <w:divBdr>
                <w:top w:val="single" w:sz="2" w:space="0" w:color="E3E3E3"/>
                <w:left w:val="single" w:sz="2" w:space="0" w:color="E3E3E3"/>
                <w:bottom w:val="single" w:sz="2" w:space="0" w:color="E3E3E3"/>
                <w:right w:val="single" w:sz="2" w:space="0" w:color="E3E3E3"/>
              </w:divBdr>
              <w:divsChild>
                <w:div w:id="647784090">
                  <w:marLeft w:val="0"/>
                  <w:marRight w:val="0"/>
                  <w:marTop w:val="0"/>
                  <w:marBottom w:val="0"/>
                  <w:divBdr>
                    <w:top w:val="single" w:sz="2" w:space="2" w:color="E3E3E3"/>
                    <w:left w:val="single" w:sz="2" w:space="0" w:color="E3E3E3"/>
                    <w:bottom w:val="single" w:sz="2" w:space="0" w:color="E3E3E3"/>
                    <w:right w:val="single" w:sz="2" w:space="0" w:color="E3E3E3"/>
                  </w:divBdr>
                  <w:divsChild>
                    <w:div w:id="1670055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6371258">
      <w:bodyDiv w:val="1"/>
      <w:marLeft w:val="0"/>
      <w:marRight w:val="0"/>
      <w:marTop w:val="0"/>
      <w:marBottom w:val="0"/>
      <w:divBdr>
        <w:top w:val="none" w:sz="0" w:space="0" w:color="auto"/>
        <w:left w:val="none" w:sz="0" w:space="0" w:color="auto"/>
        <w:bottom w:val="none" w:sz="0" w:space="0" w:color="auto"/>
        <w:right w:val="none" w:sz="0" w:space="0" w:color="auto"/>
      </w:divBdr>
      <w:divsChild>
        <w:div w:id="677267410">
          <w:marLeft w:val="0"/>
          <w:marRight w:val="0"/>
          <w:marTop w:val="0"/>
          <w:marBottom w:val="0"/>
          <w:divBdr>
            <w:top w:val="single" w:sz="2" w:space="0" w:color="E3E3E3"/>
            <w:left w:val="single" w:sz="2" w:space="0" w:color="E3E3E3"/>
            <w:bottom w:val="single" w:sz="2" w:space="0" w:color="E3E3E3"/>
            <w:right w:val="single" w:sz="2" w:space="0" w:color="E3E3E3"/>
          </w:divBdr>
          <w:divsChild>
            <w:div w:id="2128426696">
              <w:marLeft w:val="0"/>
              <w:marRight w:val="0"/>
              <w:marTop w:val="0"/>
              <w:marBottom w:val="0"/>
              <w:divBdr>
                <w:top w:val="single" w:sz="2" w:space="0" w:color="E3E3E3"/>
                <w:left w:val="single" w:sz="2" w:space="0" w:color="E3E3E3"/>
                <w:bottom w:val="single" w:sz="2" w:space="0" w:color="E3E3E3"/>
                <w:right w:val="single" w:sz="2" w:space="0" w:color="E3E3E3"/>
              </w:divBdr>
              <w:divsChild>
                <w:div w:id="1202085955">
                  <w:marLeft w:val="0"/>
                  <w:marRight w:val="0"/>
                  <w:marTop w:val="0"/>
                  <w:marBottom w:val="0"/>
                  <w:divBdr>
                    <w:top w:val="single" w:sz="2" w:space="0" w:color="E3E3E3"/>
                    <w:left w:val="single" w:sz="2" w:space="0" w:color="E3E3E3"/>
                    <w:bottom w:val="single" w:sz="2" w:space="0" w:color="E3E3E3"/>
                    <w:right w:val="single" w:sz="2" w:space="0" w:color="E3E3E3"/>
                  </w:divBdr>
                  <w:divsChild>
                    <w:div w:id="887030326">
                      <w:marLeft w:val="0"/>
                      <w:marRight w:val="0"/>
                      <w:marTop w:val="0"/>
                      <w:marBottom w:val="0"/>
                      <w:divBdr>
                        <w:top w:val="single" w:sz="2" w:space="0" w:color="E3E3E3"/>
                        <w:left w:val="single" w:sz="2" w:space="0" w:color="E3E3E3"/>
                        <w:bottom w:val="single" w:sz="2" w:space="0" w:color="E3E3E3"/>
                        <w:right w:val="single" w:sz="2" w:space="0" w:color="E3E3E3"/>
                      </w:divBdr>
                      <w:divsChild>
                        <w:div w:id="1366639635">
                          <w:marLeft w:val="0"/>
                          <w:marRight w:val="0"/>
                          <w:marTop w:val="0"/>
                          <w:marBottom w:val="0"/>
                          <w:divBdr>
                            <w:top w:val="single" w:sz="2" w:space="2" w:color="E3E3E3"/>
                            <w:left w:val="single" w:sz="2" w:space="0" w:color="E3E3E3"/>
                            <w:bottom w:val="single" w:sz="2" w:space="0" w:color="E3E3E3"/>
                            <w:right w:val="single" w:sz="2" w:space="0" w:color="E3E3E3"/>
                          </w:divBdr>
                          <w:divsChild>
                            <w:div w:id="2057924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44609707">
          <w:marLeft w:val="0"/>
          <w:marRight w:val="0"/>
          <w:marTop w:val="0"/>
          <w:marBottom w:val="0"/>
          <w:divBdr>
            <w:top w:val="single" w:sz="2" w:space="0" w:color="E3E3E3"/>
            <w:left w:val="single" w:sz="2" w:space="0" w:color="E3E3E3"/>
            <w:bottom w:val="single" w:sz="2" w:space="0" w:color="E3E3E3"/>
            <w:right w:val="single" w:sz="2" w:space="0" w:color="E3E3E3"/>
          </w:divBdr>
          <w:divsChild>
            <w:div w:id="384908794">
              <w:marLeft w:val="0"/>
              <w:marRight w:val="0"/>
              <w:marTop w:val="0"/>
              <w:marBottom w:val="0"/>
              <w:divBdr>
                <w:top w:val="single" w:sz="2" w:space="0" w:color="E3E3E3"/>
                <w:left w:val="single" w:sz="2" w:space="0" w:color="E3E3E3"/>
                <w:bottom w:val="single" w:sz="2" w:space="0" w:color="E3E3E3"/>
                <w:right w:val="single" w:sz="2" w:space="0" w:color="E3E3E3"/>
              </w:divBdr>
              <w:divsChild>
                <w:div w:id="1270697249">
                  <w:marLeft w:val="0"/>
                  <w:marRight w:val="0"/>
                  <w:marTop w:val="0"/>
                  <w:marBottom w:val="0"/>
                  <w:divBdr>
                    <w:top w:val="single" w:sz="2" w:space="0" w:color="E3E3E3"/>
                    <w:left w:val="single" w:sz="2" w:space="0" w:color="E3E3E3"/>
                    <w:bottom w:val="single" w:sz="2" w:space="0" w:color="E3E3E3"/>
                    <w:right w:val="single" w:sz="2" w:space="0" w:color="E3E3E3"/>
                  </w:divBdr>
                  <w:divsChild>
                    <w:div w:id="1661350437">
                      <w:marLeft w:val="0"/>
                      <w:marRight w:val="0"/>
                      <w:marTop w:val="0"/>
                      <w:marBottom w:val="0"/>
                      <w:divBdr>
                        <w:top w:val="single" w:sz="2" w:space="0" w:color="E3E3E3"/>
                        <w:left w:val="single" w:sz="2" w:space="0" w:color="E3E3E3"/>
                        <w:bottom w:val="single" w:sz="2" w:space="0" w:color="E3E3E3"/>
                        <w:right w:val="single" w:sz="2" w:space="0" w:color="E3E3E3"/>
                      </w:divBdr>
                      <w:divsChild>
                        <w:div w:id="681132486">
                          <w:marLeft w:val="0"/>
                          <w:marRight w:val="0"/>
                          <w:marTop w:val="0"/>
                          <w:marBottom w:val="0"/>
                          <w:divBdr>
                            <w:top w:val="single" w:sz="2" w:space="0" w:color="E3E3E3"/>
                            <w:left w:val="single" w:sz="2" w:space="0" w:color="E3E3E3"/>
                            <w:bottom w:val="single" w:sz="2" w:space="0" w:color="E3E3E3"/>
                            <w:right w:val="single" w:sz="2" w:space="0" w:color="E3E3E3"/>
                          </w:divBdr>
                          <w:divsChild>
                            <w:div w:id="689717300">
                              <w:marLeft w:val="0"/>
                              <w:marRight w:val="0"/>
                              <w:marTop w:val="0"/>
                              <w:marBottom w:val="0"/>
                              <w:divBdr>
                                <w:top w:val="single" w:sz="2" w:space="0" w:color="E3E3E3"/>
                                <w:left w:val="single" w:sz="2" w:space="0" w:color="E3E3E3"/>
                                <w:bottom w:val="single" w:sz="2" w:space="0" w:color="E3E3E3"/>
                                <w:right w:val="single" w:sz="2" w:space="0" w:color="E3E3E3"/>
                              </w:divBdr>
                              <w:divsChild>
                                <w:div w:id="1460340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63086828">
          <w:marLeft w:val="0"/>
          <w:marRight w:val="0"/>
          <w:marTop w:val="0"/>
          <w:marBottom w:val="0"/>
          <w:divBdr>
            <w:top w:val="single" w:sz="2" w:space="0" w:color="E3E3E3"/>
            <w:left w:val="single" w:sz="2" w:space="0" w:color="E3E3E3"/>
            <w:bottom w:val="single" w:sz="2" w:space="0" w:color="E3E3E3"/>
            <w:right w:val="single" w:sz="2" w:space="0" w:color="E3E3E3"/>
          </w:divBdr>
          <w:divsChild>
            <w:div w:id="422268695">
              <w:marLeft w:val="0"/>
              <w:marRight w:val="0"/>
              <w:marTop w:val="0"/>
              <w:marBottom w:val="0"/>
              <w:divBdr>
                <w:top w:val="single" w:sz="2" w:space="0" w:color="E3E3E3"/>
                <w:left w:val="single" w:sz="2" w:space="0" w:color="E3E3E3"/>
                <w:bottom w:val="single" w:sz="2" w:space="0" w:color="E3E3E3"/>
                <w:right w:val="single" w:sz="2" w:space="0" w:color="E3E3E3"/>
              </w:divBdr>
              <w:divsChild>
                <w:div w:id="2056158007">
                  <w:marLeft w:val="0"/>
                  <w:marRight w:val="0"/>
                  <w:marTop w:val="0"/>
                  <w:marBottom w:val="0"/>
                  <w:divBdr>
                    <w:top w:val="single" w:sz="2" w:space="0" w:color="E3E3E3"/>
                    <w:left w:val="single" w:sz="2" w:space="0" w:color="E3E3E3"/>
                    <w:bottom w:val="single" w:sz="2" w:space="0" w:color="E3E3E3"/>
                    <w:right w:val="single" w:sz="2" w:space="0" w:color="E3E3E3"/>
                  </w:divBdr>
                  <w:divsChild>
                    <w:div w:id="1398283666">
                      <w:marLeft w:val="0"/>
                      <w:marRight w:val="0"/>
                      <w:marTop w:val="0"/>
                      <w:marBottom w:val="0"/>
                      <w:divBdr>
                        <w:top w:val="single" w:sz="2" w:space="0" w:color="E3E3E3"/>
                        <w:left w:val="single" w:sz="2" w:space="0" w:color="E3E3E3"/>
                        <w:bottom w:val="single" w:sz="2" w:space="0" w:color="E3E3E3"/>
                        <w:right w:val="single" w:sz="2" w:space="0" w:color="E3E3E3"/>
                      </w:divBdr>
                      <w:divsChild>
                        <w:div w:id="72895809">
                          <w:marLeft w:val="0"/>
                          <w:marRight w:val="0"/>
                          <w:marTop w:val="0"/>
                          <w:marBottom w:val="0"/>
                          <w:divBdr>
                            <w:top w:val="single" w:sz="2" w:space="2" w:color="E3E3E3"/>
                            <w:left w:val="single" w:sz="2" w:space="0" w:color="E3E3E3"/>
                            <w:bottom w:val="single" w:sz="2" w:space="0" w:color="E3E3E3"/>
                            <w:right w:val="single" w:sz="2" w:space="0" w:color="E3E3E3"/>
                          </w:divBdr>
                          <w:divsChild>
                            <w:div w:id="2008559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49394822">
      <w:bodyDiv w:val="1"/>
      <w:marLeft w:val="0"/>
      <w:marRight w:val="0"/>
      <w:marTop w:val="0"/>
      <w:marBottom w:val="0"/>
      <w:divBdr>
        <w:top w:val="none" w:sz="0" w:space="0" w:color="auto"/>
        <w:left w:val="none" w:sz="0" w:space="0" w:color="auto"/>
        <w:bottom w:val="none" w:sz="0" w:space="0" w:color="auto"/>
        <w:right w:val="none" w:sz="0" w:space="0" w:color="auto"/>
      </w:divBdr>
      <w:divsChild>
        <w:div w:id="1912695717">
          <w:marLeft w:val="0"/>
          <w:marRight w:val="0"/>
          <w:marTop w:val="0"/>
          <w:marBottom w:val="0"/>
          <w:divBdr>
            <w:top w:val="none" w:sz="0" w:space="0" w:color="auto"/>
            <w:left w:val="none" w:sz="0" w:space="0" w:color="auto"/>
            <w:bottom w:val="none" w:sz="0" w:space="0" w:color="auto"/>
            <w:right w:val="none" w:sz="0" w:space="0" w:color="auto"/>
          </w:divBdr>
          <w:divsChild>
            <w:div w:id="561909817">
              <w:marLeft w:val="375"/>
              <w:marRight w:val="0"/>
              <w:marTop w:val="0"/>
              <w:marBottom w:val="0"/>
              <w:divBdr>
                <w:top w:val="none" w:sz="0" w:space="0" w:color="auto"/>
                <w:left w:val="none" w:sz="0" w:space="0" w:color="auto"/>
                <w:bottom w:val="none" w:sz="0" w:space="0" w:color="auto"/>
                <w:right w:val="none" w:sz="0" w:space="0" w:color="auto"/>
              </w:divBdr>
            </w:div>
          </w:divsChild>
        </w:div>
        <w:div w:id="1373921777">
          <w:marLeft w:val="0"/>
          <w:marRight w:val="0"/>
          <w:marTop w:val="0"/>
          <w:marBottom w:val="0"/>
          <w:divBdr>
            <w:top w:val="none" w:sz="0" w:space="0" w:color="auto"/>
            <w:left w:val="none" w:sz="0" w:space="0" w:color="auto"/>
            <w:bottom w:val="none" w:sz="0" w:space="0" w:color="auto"/>
            <w:right w:val="none" w:sz="0" w:space="0" w:color="auto"/>
          </w:divBdr>
        </w:div>
        <w:div w:id="225838953">
          <w:marLeft w:val="0"/>
          <w:marRight w:val="0"/>
          <w:marTop w:val="0"/>
          <w:marBottom w:val="0"/>
          <w:divBdr>
            <w:top w:val="none" w:sz="0" w:space="0" w:color="auto"/>
            <w:left w:val="none" w:sz="0" w:space="0" w:color="auto"/>
            <w:bottom w:val="none" w:sz="0" w:space="0" w:color="auto"/>
            <w:right w:val="none" w:sz="0" w:space="0" w:color="auto"/>
          </w:divBdr>
          <w:divsChild>
            <w:div w:id="1458911717">
              <w:marLeft w:val="0"/>
              <w:marRight w:val="0"/>
              <w:marTop w:val="0"/>
              <w:marBottom w:val="0"/>
              <w:divBdr>
                <w:top w:val="none" w:sz="0" w:space="0" w:color="auto"/>
                <w:left w:val="none" w:sz="0" w:space="0" w:color="auto"/>
                <w:bottom w:val="none" w:sz="0" w:space="0" w:color="auto"/>
                <w:right w:val="none" w:sz="0" w:space="0" w:color="auto"/>
              </w:divBdr>
              <w:divsChild>
                <w:div w:id="293760040">
                  <w:marLeft w:val="0"/>
                  <w:marRight w:val="0"/>
                  <w:marTop w:val="0"/>
                  <w:marBottom w:val="0"/>
                  <w:divBdr>
                    <w:top w:val="none" w:sz="0" w:space="0" w:color="auto"/>
                    <w:left w:val="none" w:sz="0" w:space="0" w:color="auto"/>
                    <w:bottom w:val="none" w:sz="0" w:space="0" w:color="auto"/>
                    <w:right w:val="none" w:sz="0" w:space="0" w:color="auto"/>
                  </w:divBdr>
                </w:div>
                <w:div w:id="1685521321">
                  <w:marLeft w:val="0"/>
                  <w:marRight w:val="0"/>
                  <w:marTop w:val="0"/>
                  <w:marBottom w:val="0"/>
                  <w:divBdr>
                    <w:top w:val="none" w:sz="0" w:space="0" w:color="auto"/>
                    <w:left w:val="none" w:sz="0" w:space="0" w:color="auto"/>
                    <w:bottom w:val="none" w:sz="0" w:space="0" w:color="auto"/>
                    <w:right w:val="none" w:sz="0" w:space="0" w:color="auto"/>
                  </w:divBdr>
                </w:div>
                <w:div w:id="1977711526">
                  <w:marLeft w:val="0"/>
                  <w:marRight w:val="0"/>
                  <w:marTop w:val="0"/>
                  <w:marBottom w:val="0"/>
                  <w:divBdr>
                    <w:top w:val="none" w:sz="0" w:space="0" w:color="auto"/>
                    <w:left w:val="none" w:sz="0" w:space="0" w:color="auto"/>
                    <w:bottom w:val="none" w:sz="0" w:space="0" w:color="auto"/>
                    <w:right w:val="none" w:sz="0" w:space="0" w:color="auto"/>
                  </w:divBdr>
                </w:div>
                <w:div w:id="1055398491">
                  <w:marLeft w:val="0"/>
                  <w:marRight w:val="0"/>
                  <w:marTop w:val="0"/>
                  <w:marBottom w:val="0"/>
                  <w:divBdr>
                    <w:top w:val="none" w:sz="0" w:space="0" w:color="auto"/>
                    <w:left w:val="none" w:sz="0" w:space="0" w:color="auto"/>
                    <w:bottom w:val="none" w:sz="0" w:space="0" w:color="auto"/>
                    <w:right w:val="none" w:sz="0" w:space="0" w:color="auto"/>
                  </w:divBdr>
                </w:div>
                <w:div w:id="817572572">
                  <w:marLeft w:val="0"/>
                  <w:marRight w:val="0"/>
                  <w:marTop w:val="0"/>
                  <w:marBottom w:val="0"/>
                  <w:divBdr>
                    <w:top w:val="none" w:sz="0" w:space="0" w:color="auto"/>
                    <w:left w:val="none" w:sz="0" w:space="0" w:color="auto"/>
                    <w:bottom w:val="none" w:sz="0" w:space="0" w:color="auto"/>
                    <w:right w:val="none" w:sz="0" w:space="0" w:color="auto"/>
                  </w:divBdr>
                </w:div>
                <w:div w:id="1033310684">
                  <w:marLeft w:val="0"/>
                  <w:marRight w:val="0"/>
                  <w:marTop w:val="0"/>
                  <w:marBottom w:val="0"/>
                  <w:divBdr>
                    <w:top w:val="none" w:sz="0" w:space="0" w:color="auto"/>
                    <w:left w:val="none" w:sz="0" w:space="0" w:color="auto"/>
                    <w:bottom w:val="none" w:sz="0" w:space="0" w:color="auto"/>
                    <w:right w:val="none" w:sz="0" w:space="0" w:color="auto"/>
                  </w:divBdr>
                </w:div>
                <w:div w:id="766539703">
                  <w:marLeft w:val="0"/>
                  <w:marRight w:val="0"/>
                  <w:marTop w:val="0"/>
                  <w:marBottom w:val="0"/>
                  <w:divBdr>
                    <w:top w:val="none" w:sz="0" w:space="0" w:color="auto"/>
                    <w:left w:val="none" w:sz="0" w:space="0" w:color="auto"/>
                    <w:bottom w:val="none" w:sz="0" w:space="0" w:color="auto"/>
                    <w:right w:val="none" w:sz="0" w:space="0" w:color="auto"/>
                  </w:divBdr>
                </w:div>
                <w:div w:id="1286427150">
                  <w:marLeft w:val="0"/>
                  <w:marRight w:val="0"/>
                  <w:marTop w:val="0"/>
                  <w:marBottom w:val="0"/>
                  <w:divBdr>
                    <w:top w:val="none" w:sz="0" w:space="0" w:color="auto"/>
                    <w:left w:val="none" w:sz="0" w:space="0" w:color="auto"/>
                    <w:bottom w:val="none" w:sz="0" w:space="0" w:color="auto"/>
                    <w:right w:val="none" w:sz="0" w:space="0" w:color="auto"/>
                  </w:divBdr>
                </w:div>
                <w:div w:id="1956593686">
                  <w:marLeft w:val="0"/>
                  <w:marRight w:val="0"/>
                  <w:marTop w:val="0"/>
                  <w:marBottom w:val="0"/>
                  <w:divBdr>
                    <w:top w:val="none" w:sz="0" w:space="0" w:color="auto"/>
                    <w:left w:val="none" w:sz="0" w:space="0" w:color="auto"/>
                    <w:bottom w:val="none" w:sz="0" w:space="0" w:color="auto"/>
                    <w:right w:val="none" w:sz="0" w:space="0" w:color="auto"/>
                  </w:divBdr>
                </w:div>
                <w:div w:id="800154095">
                  <w:marLeft w:val="0"/>
                  <w:marRight w:val="0"/>
                  <w:marTop w:val="0"/>
                  <w:marBottom w:val="0"/>
                  <w:divBdr>
                    <w:top w:val="none" w:sz="0" w:space="0" w:color="auto"/>
                    <w:left w:val="none" w:sz="0" w:space="0" w:color="auto"/>
                    <w:bottom w:val="none" w:sz="0" w:space="0" w:color="auto"/>
                    <w:right w:val="none" w:sz="0" w:space="0" w:color="auto"/>
                  </w:divBdr>
                </w:div>
                <w:div w:id="659038292">
                  <w:marLeft w:val="0"/>
                  <w:marRight w:val="0"/>
                  <w:marTop w:val="0"/>
                  <w:marBottom w:val="0"/>
                  <w:divBdr>
                    <w:top w:val="none" w:sz="0" w:space="0" w:color="auto"/>
                    <w:left w:val="none" w:sz="0" w:space="0" w:color="auto"/>
                    <w:bottom w:val="none" w:sz="0" w:space="0" w:color="auto"/>
                    <w:right w:val="none" w:sz="0" w:space="0" w:color="auto"/>
                  </w:divBdr>
                </w:div>
                <w:div w:id="1106927378">
                  <w:marLeft w:val="0"/>
                  <w:marRight w:val="0"/>
                  <w:marTop w:val="0"/>
                  <w:marBottom w:val="0"/>
                  <w:divBdr>
                    <w:top w:val="none" w:sz="0" w:space="0" w:color="auto"/>
                    <w:left w:val="none" w:sz="0" w:space="0" w:color="auto"/>
                    <w:bottom w:val="none" w:sz="0" w:space="0" w:color="auto"/>
                    <w:right w:val="none" w:sz="0" w:space="0" w:color="auto"/>
                  </w:divBdr>
                </w:div>
                <w:div w:id="1443186281">
                  <w:marLeft w:val="0"/>
                  <w:marRight w:val="0"/>
                  <w:marTop w:val="0"/>
                  <w:marBottom w:val="0"/>
                  <w:divBdr>
                    <w:top w:val="none" w:sz="0" w:space="0" w:color="auto"/>
                    <w:left w:val="none" w:sz="0" w:space="0" w:color="auto"/>
                    <w:bottom w:val="none" w:sz="0" w:space="0" w:color="auto"/>
                    <w:right w:val="none" w:sz="0" w:space="0" w:color="auto"/>
                  </w:divBdr>
                </w:div>
                <w:div w:id="1437825506">
                  <w:marLeft w:val="0"/>
                  <w:marRight w:val="0"/>
                  <w:marTop w:val="0"/>
                  <w:marBottom w:val="0"/>
                  <w:divBdr>
                    <w:top w:val="none" w:sz="0" w:space="0" w:color="auto"/>
                    <w:left w:val="none" w:sz="0" w:space="0" w:color="auto"/>
                    <w:bottom w:val="none" w:sz="0" w:space="0" w:color="auto"/>
                    <w:right w:val="none" w:sz="0" w:space="0" w:color="auto"/>
                  </w:divBdr>
                </w:div>
                <w:div w:id="1916742043">
                  <w:marLeft w:val="0"/>
                  <w:marRight w:val="0"/>
                  <w:marTop w:val="0"/>
                  <w:marBottom w:val="0"/>
                  <w:divBdr>
                    <w:top w:val="none" w:sz="0" w:space="0" w:color="auto"/>
                    <w:left w:val="none" w:sz="0" w:space="0" w:color="auto"/>
                    <w:bottom w:val="none" w:sz="0" w:space="0" w:color="auto"/>
                    <w:right w:val="none" w:sz="0" w:space="0" w:color="auto"/>
                  </w:divBdr>
                </w:div>
                <w:div w:id="943999196">
                  <w:marLeft w:val="0"/>
                  <w:marRight w:val="0"/>
                  <w:marTop w:val="0"/>
                  <w:marBottom w:val="0"/>
                  <w:divBdr>
                    <w:top w:val="none" w:sz="0" w:space="0" w:color="auto"/>
                    <w:left w:val="none" w:sz="0" w:space="0" w:color="auto"/>
                    <w:bottom w:val="none" w:sz="0" w:space="0" w:color="auto"/>
                    <w:right w:val="none" w:sz="0" w:space="0" w:color="auto"/>
                  </w:divBdr>
                </w:div>
                <w:div w:id="717096342">
                  <w:marLeft w:val="0"/>
                  <w:marRight w:val="0"/>
                  <w:marTop w:val="0"/>
                  <w:marBottom w:val="0"/>
                  <w:divBdr>
                    <w:top w:val="none" w:sz="0" w:space="0" w:color="auto"/>
                    <w:left w:val="none" w:sz="0" w:space="0" w:color="auto"/>
                    <w:bottom w:val="none" w:sz="0" w:space="0" w:color="auto"/>
                    <w:right w:val="none" w:sz="0" w:space="0" w:color="auto"/>
                  </w:divBdr>
                </w:div>
                <w:div w:id="1228540838">
                  <w:marLeft w:val="0"/>
                  <w:marRight w:val="0"/>
                  <w:marTop w:val="0"/>
                  <w:marBottom w:val="0"/>
                  <w:divBdr>
                    <w:top w:val="none" w:sz="0" w:space="0" w:color="auto"/>
                    <w:left w:val="none" w:sz="0" w:space="0" w:color="auto"/>
                    <w:bottom w:val="none" w:sz="0" w:space="0" w:color="auto"/>
                    <w:right w:val="none" w:sz="0" w:space="0" w:color="auto"/>
                  </w:divBdr>
                </w:div>
                <w:div w:id="1778910480">
                  <w:marLeft w:val="0"/>
                  <w:marRight w:val="0"/>
                  <w:marTop w:val="0"/>
                  <w:marBottom w:val="0"/>
                  <w:divBdr>
                    <w:top w:val="none" w:sz="0" w:space="0" w:color="auto"/>
                    <w:left w:val="none" w:sz="0" w:space="0" w:color="auto"/>
                    <w:bottom w:val="none" w:sz="0" w:space="0" w:color="auto"/>
                    <w:right w:val="none" w:sz="0" w:space="0" w:color="auto"/>
                  </w:divBdr>
                </w:div>
                <w:div w:id="1314217346">
                  <w:marLeft w:val="0"/>
                  <w:marRight w:val="0"/>
                  <w:marTop w:val="0"/>
                  <w:marBottom w:val="0"/>
                  <w:divBdr>
                    <w:top w:val="none" w:sz="0" w:space="0" w:color="auto"/>
                    <w:left w:val="none" w:sz="0" w:space="0" w:color="auto"/>
                    <w:bottom w:val="none" w:sz="0" w:space="0" w:color="auto"/>
                    <w:right w:val="none" w:sz="0" w:space="0" w:color="auto"/>
                  </w:divBdr>
                </w:div>
                <w:div w:id="1773477614">
                  <w:marLeft w:val="0"/>
                  <w:marRight w:val="0"/>
                  <w:marTop w:val="0"/>
                  <w:marBottom w:val="0"/>
                  <w:divBdr>
                    <w:top w:val="none" w:sz="0" w:space="0" w:color="auto"/>
                    <w:left w:val="none" w:sz="0" w:space="0" w:color="auto"/>
                    <w:bottom w:val="none" w:sz="0" w:space="0" w:color="auto"/>
                    <w:right w:val="none" w:sz="0" w:space="0" w:color="auto"/>
                  </w:divBdr>
                </w:div>
                <w:div w:id="482434076">
                  <w:marLeft w:val="0"/>
                  <w:marRight w:val="0"/>
                  <w:marTop w:val="0"/>
                  <w:marBottom w:val="0"/>
                  <w:divBdr>
                    <w:top w:val="none" w:sz="0" w:space="0" w:color="auto"/>
                    <w:left w:val="none" w:sz="0" w:space="0" w:color="auto"/>
                    <w:bottom w:val="none" w:sz="0" w:space="0" w:color="auto"/>
                    <w:right w:val="none" w:sz="0" w:space="0" w:color="auto"/>
                  </w:divBdr>
                </w:div>
                <w:div w:id="1333876427">
                  <w:marLeft w:val="0"/>
                  <w:marRight w:val="0"/>
                  <w:marTop w:val="0"/>
                  <w:marBottom w:val="0"/>
                  <w:divBdr>
                    <w:top w:val="none" w:sz="0" w:space="0" w:color="auto"/>
                    <w:left w:val="none" w:sz="0" w:space="0" w:color="auto"/>
                    <w:bottom w:val="none" w:sz="0" w:space="0" w:color="auto"/>
                    <w:right w:val="none" w:sz="0" w:space="0" w:color="auto"/>
                  </w:divBdr>
                </w:div>
                <w:div w:id="1122963748">
                  <w:marLeft w:val="0"/>
                  <w:marRight w:val="0"/>
                  <w:marTop w:val="0"/>
                  <w:marBottom w:val="0"/>
                  <w:divBdr>
                    <w:top w:val="none" w:sz="0" w:space="0" w:color="auto"/>
                    <w:left w:val="none" w:sz="0" w:space="0" w:color="auto"/>
                    <w:bottom w:val="none" w:sz="0" w:space="0" w:color="auto"/>
                    <w:right w:val="none" w:sz="0" w:space="0" w:color="auto"/>
                  </w:divBdr>
                </w:div>
                <w:div w:id="413550562">
                  <w:marLeft w:val="0"/>
                  <w:marRight w:val="0"/>
                  <w:marTop w:val="0"/>
                  <w:marBottom w:val="0"/>
                  <w:divBdr>
                    <w:top w:val="none" w:sz="0" w:space="0" w:color="auto"/>
                    <w:left w:val="none" w:sz="0" w:space="0" w:color="auto"/>
                    <w:bottom w:val="none" w:sz="0" w:space="0" w:color="auto"/>
                    <w:right w:val="none" w:sz="0" w:space="0" w:color="auto"/>
                  </w:divBdr>
                </w:div>
                <w:div w:id="1357536016">
                  <w:marLeft w:val="0"/>
                  <w:marRight w:val="0"/>
                  <w:marTop w:val="0"/>
                  <w:marBottom w:val="0"/>
                  <w:divBdr>
                    <w:top w:val="none" w:sz="0" w:space="0" w:color="auto"/>
                    <w:left w:val="none" w:sz="0" w:space="0" w:color="auto"/>
                    <w:bottom w:val="none" w:sz="0" w:space="0" w:color="auto"/>
                    <w:right w:val="none" w:sz="0" w:space="0" w:color="auto"/>
                  </w:divBdr>
                </w:div>
                <w:div w:id="517961989">
                  <w:marLeft w:val="0"/>
                  <w:marRight w:val="0"/>
                  <w:marTop w:val="0"/>
                  <w:marBottom w:val="0"/>
                  <w:divBdr>
                    <w:top w:val="none" w:sz="0" w:space="0" w:color="auto"/>
                    <w:left w:val="none" w:sz="0" w:space="0" w:color="auto"/>
                    <w:bottom w:val="none" w:sz="0" w:space="0" w:color="auto"/>
                    <w:right w:val="none" w:sz="0" w:space="0" w:color="auto"/>
                  </w:divBdr>
                </w:div>
                <w:div w:id="1665470217">
                  <w:marLeft w:val="0"/>
                  <w:marRight w:val="0"/>
                  <w:marTop w:val="0"/>
                  <w:marBottom w:val="0"/>
                  <w:divBdr>
                    <w:top w:val="none" w:sz="0" w:space="0" w:color="auto"/>
                    <w:left w:val="none" w:sz="0" w:space="0" w:color="auto"/>
                    <w:bottom w:val="none" w:sz="0" w:space="0" w:color="auto"/>
                    <w:right w:val="none" w:sz="0" w:space="0" w:color="auto"/>
                  </w:divBdr>
                </w:div>
                <w:div w:id="1339849957">
                  <w:marLeft w:val="0"/>
                  <w:marRight w:val="0"/>
                  <w:marTop w:val="0"/>
                  <w:marBottom w:val="0"/>
                  <w:divBdr>
                    <w:top w:val="none" w:sz="0" w:space="0" w:color="auto"/>
                    <w:left w:val="none" w:sz="0" w:space="0" w:color="auto"/>
                    <w:bottom w:val="none" w:sz="0" w:space="0" w:color="auto"/>
                    <w:right w:val="none" w:sz="0" w:space="0" w:color="auto"/>
                  </w:divBdr>
                </w:div>
                <w:div w:id="2078242426">
                  <w:marLeft w:val="0"/>
                  <w:marRight w:val="0"/>
                  <w:marTop w:val="0"/>
                  <w:marBottom w:val="0"/>
                  <w:divBdr>
                    <w:top w:val="none" w:sz="0" w:space="0" w:color="auto"/>
                    <w:left w:val="none" w:sz="0" w:space="0" w:color="auto"/>
                    <w:bottom w:val="none" w:sz="0" w:space="0" w:color="auto"/>
                    <w:right w:val="none" w:sz="0" w:space="0" w:color="auto"/>
                  </w:divBdr>
                </w:div>
                <w:div w:id="1479691619">
                  <w:marLeft w:val="0"/>
                  <w:marRight w:val="0"/>
                  <w:marTop w:val="0"/>
                  <w:marBottom w:val="0"/>
                  <w:divBdr>
                    <w:top w:val="none" w:sz="0" w:space="0" w:color="auto"/>
                    <w:left w:val="none" w:sz="0" w:space="0" w:color="auto"/>
                    <w:bottom w:val="none" w:sz="0" w:space="0" w:color="auto"/>
                    <w:right w:val="none" w:sz="0" w:space="0" w:color="auto"/>
                  </w:divBdr>
                </w:div>
                <w:div w:id="1724133288">
                  <w:marLeft w:val="0"/>
                  <w:marRight w:val="0"/>
                  <w:marTop w:val="0"/>
                  <w:marBottom w:val="0"/>
                  <w:divBdr>
                    <w:top w:val="none" w:sz="0" w:space="0" w:color="auto"/>
                    <w:left w:val="none" w:sz="0" w:space="0" w:color="auto"/>
                    <w:bottom w:val="none" w:sz="0" w:space="0" w:color="auto"/>
                    <w:right w:val="none" w:sz="0" w:space="0" w:color="auto"/>
                  </w:divBdr>
                </w:div>
                <w:div w:id="1523737213">
                  <w:marLeft w:val="0"/>
                  <w:marRight w:val="0"/>
                  <w:marTop w:val="0"/>
                  <w:marBottom w:val="0"/>
                  <w:divBdr>
                    <w:top w:val="none" w:sz="0" w:space="0" w:color="auto"/>
                    <w:left w:val="none" w:sz="0" w:space="0" w:color="auto"/>
                    <w:bottom w:val="none" w:sz="0" w:space="0" w:color="auto"/>
                    <w:right w:val="none" w:sz="0" w:space="0" w:color="auto"/>
                  </w:divBdr>
                </w:div>
                <w:div w:id="1769695791">
                  <w:marLeft w:val="0"/>
                  <w:marRight w:val="0"/>
                  <w:marTop w:val="0"/>
                  <w:marBottom w:val="0"/>
                  <w:divBdr>
                    <w:top w:val="none" w:sz="0" w:space="0" w:color="auto"/>
                    <w:left w:val="none" w:sz="0" w:space="0" w:color="auto"/>
                    <w:bottom w:val="none" w:sz="0" w:space="0" w:color="auto"/>
                    <w:right w:val="none" w:sz="0" w:space="0" w:color="auto"/>
                  </w:divBdr>
                </w:div>
                <w:div w:id="619648580">
                  <w:marLeft w:val="0"/>
                  <w:marRight w:val="0"/>
                  <w:marTop w:val="0"/>
                  <w:marBottom w:val="0"/>
                  <w:divBdr>
                    <w:top w:val="none" w:sz="0" w:space="0" w:color="auto"/>
                    <w:left w:val="none" w:sz="0" w:space="0" w:color="auto"/>
                    <w:bottom w:val="none" w:sz="0" w:space="0" w:color="auto"/>
                    <w:right w:val="none" w:sz="0" w:space="0" w:color="auto"/>
                  </w:divBdr>
                </w:div>
                <w:div w:id="1313682606">
                  <w:marLeft w:val="0"/>
                  <w:marRight w:val="0"/>
                  <w:marTop w:val="0"/>
                  <w:marBottom w:val="0"/>
                  <w:divBdr>
                    <w:top w:val="none" w:sz="0" w:space="0" w:color="auto"/>
                    <w:left w:val="none" w:sz="0" w:space="0" w:color="auto"/>
                    <w:bottom w:val="none" w:sz="0" w:space="0" w:color="auto"/>
                    <w:right w:val="none" w:sz="0" w:space="0" w:color="auto"/>
                  </w:divBdr>
                </w:div>
                <w:div w:id="36125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38710">
      <w:bodyDiv w:val="1"/>
      <w:marLeft w:val="0"/>
      <w:marRight w:val="0"/>
      <w:marTop w:val="0"/>
      <w:marBottom w:val="0"/>
      <w:divBdr>
        <w:top w:val="none" w:sz="0" w:space="0" w:color="auto"/>
        <w:left w:val="none" w:sz="0" w:space="0" w:color="auto"/>
        <w:bottom w:val="none" w:sz="0" w:space="0" w:color="auto"/>
        <w:right w:val="none" w:sz="0" w:space="0" w:color="auto"/>
      </w:divBdr>
      <w:divsChild>
        <w:div w:id="1770811071">
          <w:marLeft w:val="0"/>
          <w:marRight w:val="0"/>
          <w:marTop w:val="0"/>
          <w:marBottom w:val="0"/>
          <w:divBdr>
            <w:top w:val="none" w:sz="0" w:space="0" w:color="auto"/>
            <w:left w:val="none" w:sz="0" w:space="0" w:color="auto"/>
            <w:bottom w:val="none" w:sz="0" w:space="0" w:color="auto"/>
            <w:right w:val="none" w:sz="0" w:space="0" w:color="auto"/>
          </w:divBdr>
          <w:divsChild>
            <w:div w:id="849417374">
              <w:marLeft w:val="0"/>
              <w:marRight w:val="0"/>
              <w:marTop w:val="0"/>
              <w:marBottom w:val="0"/>
              <w:divBdr>
                <w:top w:val="none" w:sz="0" w:space="0" w:color="auto"/>
                <w:left w:val="none" w:sz="0" w:space="0" w:color="auto"/>
                <w:bottom w:val="none" w:sz="0" w:space="0" w:color="auto"/>
                <w:right w:val="none" w:sz="0" w:space="0" w:color="auto"/>
              </w:divBdr>
            </w:div>
            <w:div w:id="182134314">
              <w:marLeft w:val="0"/>
              <w:marRight w:val="0"/>
              <w:marTop w:val="0"/>
              <w:marBottom w:val="0"/>
              <w:divBdr>
                <w:top w:val="none" w:sz="0" w:space="0" w:color="auto"/>
                <w:left w:val="none" w:sz="0" w:space="0" w:color="auto"/>
                <w:bottom w:val="none" w:sz="0" w:space="0" w:color="auto"/>
                <w:right w:val="none" w:sz="0" w:space="0" w:color="auto"/>
              </w:divBdr>
            </w:div>
            <w:div w:id="561721417">
              <w:marLeft w:val="0"/>
              <w:marRight w:val="0"/>
              <w:marTop w:val="0"/>
              <w:marBottom w:val="0"/>
              <w:divBdr>
                <w:top w:val="none" w:sz="0" w:space="0" w:color="auto"/>
                <w:left w:val="none" w:sz="0" w:space="0" w:color="auto"/>
                <w:bottom w:val="none" w:sz="0" w:space="0" w:color="auto"/>
                <w:right w:val="none" w:sz="0" w:space="0" w:color="auto"/>
              </w:divBdr>
            </w:div>
            <w:div w:id="1777672690">
              <w:marLeft w:val="0"/>
              <w:marRight w:val="0"/>
              <w:marTop w:val="0"/>
              <w:marBottom w:val="0"/>
              <w:divBdr>
                <w:top w:val="none" w:sz="0" w:space="0" w:color="auto"/>
                <w:left w:val="none" w:sz="0" w:space="0" w:color="auto"/>
                <w:bottom w:val="none" w:sz="0" w:space="0" w:color="auto"/>
                <w:right w:val="none" w:sz="0" w:space="0" w:color="auto"/>
              </w:divBdr>
            </w:div>
            <w:div w:id="1186405499">
              <w:marLeft w:val="0"/>
              <w:marRight w:val="0"/>
              <w:marTop w:val="0"/>
              <w:marBottom w:val="0"/>
              <w:divBdr>
                <w:top w:val="none" w:sz="0" w:space="0" w:color="auto"/>
                <w:left w:val="none" w:sz="0" w:space="0" w:color="auto"/>
                <w:bottom w:val="none" w:sz="0" w:space="0" w:color="auto"/>
                <w:right w:val="none" w:sz="0" w:space="0" w:color="auto"/>
              </w:divBdr>
            </w:div>
            <w:div w:id="434981573">
              <w:marLeft w:val="0"/>
              <w:marRight w:val="0"/>
              <w:marTop w:val="0"/>
              <w:marBottom w:val="0"/>
              <w:divBdr>
                <w:top w:val="none" w:sz="0" w:space="0" w:color="auto"/>
                <w:left w:val="none" w:sz="0" w:space="0" w:color="auto"/>
                <w:bottom w:val="none" w:sz="0" w:space="0" w:color="auto"/>
                <w:right w:val="none" w:sz="0" w:space="0" w:color="auto"/>
              </w:divBdr>
            </w:div>
            <w:div w:id="2002001095">
              <w:marLeft w:val="0"/>
              <w:marRight w:val="0"/>
              <w:marTop w:val="0"/>
              <w:marBottom w:val="0"/>
              <w:divBdr>
                <w:top w:val="none" w:sz="0" w:space="0" w:color="auto"/>
                <w:left w:val="none" w:sz="0" w:space="0" w:color="auto"/>
                <w:bottom w:val="none" w:sz="0" w:space="0" w:color="auto"/>
                <w:right w:val="none" w:sz="0" w:space="0" w:color="auto"/>
              </w:divBdr>
            </w:div>
            <w:div w:id="470439264">
              <w:marLeft w:val="0"/>
              <w:marRight w:val="0"/>
              <w:marTop w:val="0"/>
              <w:marBottom w:val="0"/>
              <w:divBdr>
                <w:top w:val="none" w:sz="0" w:space="0" w:color="auto"/>
                <w:left w:val="none" w:sz="0" w:space="0" w:color="auto"/>
                <w:bottom w:val="none" w:sz="0" w:space="0" w:color="auto"/>
                <w:right w:val="none" w:sz="0" w:space="0" w:color="auto"/>
              </w:divBdr>
            </w:div>
            <w:div w:id="1602228079">
              <w:marLeft w:val="0"/>
              <w:marRight w:val="0"/>
              <w:marTop w:val="0"/>
              <w:marBottom w:val="0"/>
              <w:divBdr>
                <w:top w:val="none" w:sz="0" w:space="0" w:color="auto"/>
                <w:left w:val="none" w:sz="0" w:space="0" w:color="auto"/>
                <w:bottom w:val="none" w:sz="0" w:space="0" w:color="auto"/>
                <w:right w:val="none" w:sz="0" w:space="0" w:color="auto"/>
              </w:divBdr>
            </w:div>
            <w:div w:id="575020504">
              <w:marLeft w:val="0"/>
              <w:marRight w:val="0"/>
              <w:marTop w:val="0"/>
              <w:marBottom w:val="0"/>
              <w:divBdr>
                <w:top w:val="none" w:sz="0" w:space="0" w:color="auto"/>
                <w:left w:val="none" w:sz="0" w:space="0" w:color="auto"/>
                <w:bottom w:val="none" w:sz="0" w:space="0" w:color="auto"/>
                <w:right w:val="none" w:sz="0" w:space="0" w:color="auto"/>
              </w:divBdr>
            </w:div>
            <w:div w:id="45493410">
              <w:marLeft w:val="0"/>
              <w:marRight w:val="0"/>
              <w:marTop w:val="0"/>
              <w:marBottom w:val="0"/>
              <w:divBdr>
                <w:top w:val="none" w:sz="0" w:space="0" w:color="auto"/>
                <w:left w:val="none" w:sz="0" w:space="0" w:color="auto"/>
                <w:bottom w:val="none" w:sz="0" w:space="0" w:color="auto"/>
                <w:right w:val="none" w:sz="0" w:space="0" w:color="auto"/>
              </w:divBdr>
            </w:div>
            <w:div w:id="1255749723">
              <w:marLeft w:val="0"/>
              <w:marRight w:val="0"/>
              <w:marTop w:val="0"/>
              <w:marBottom w:val="0"/>
              <w:divBdr>
                <w:top w:val="none" w:sz="0" w:space="0" w:color="auto"/>
                <w:left w:val="none" w:sz="0" w:space="0" w:color="auto"/>
                <w:bottom w:val="none" w:sz="0" w:space="0" w:color="auto"/>
                <w:right w:val="none" w:sz="0" w:space="0" w:color="auto"/>
              </w:divBdr>
            </w:div>
            <w:div w:id="150293328">
              <w:marLeft w:val="0"/>
              <w:marRight w:val="0"/>
              <w:marTop w:val="0"/>
              <w:marBottom w:val="0"/>
              <w:divBdr>
                <w:top w:val="none" w:sz="0" w:space="0" w:color="auto"/>
                <w:left w:val="none" w:sz="0" w:space="0" w:color="auto"/>
                <w:bottom w:val="none" w:sz="0" w:space="0" w:color="auto"/>
                <w:right w:val="none" w:sz="0" w:space="0" w:color="auto"/>
              </w:divBdr>
            </w:div>
            <w:div w:id="1550067451">
              <w:marLeft w:val="0"/>
              <w:marRight w:val="0"/>
              <w:marTop w:val="0"/>
              <w:marBottom w:val="0"/>
              <w:divBdr>
                <w:top w:val="none" w:sz="0" w:space="0" w:color="auto"/>
                <w:left w:val="none" w:sz="0" w:space="0" w:color="auto"/>
                <w:bottom w:val="none" w:sz="0" w:space="0" w:color="auto"/>
                <w:right w:val="none" w:sz="0" w:space="0" w:color="auto"/>
              </w:divBdr>
            </w:div>
            <w:div w:id="2133867165">
              <w:marLeft w:val="0"/>
              <w:marRight w:val="0"/>
              <w:marTop w:val="0"/>
              <w:marBottom w:val="0"/>
              <w:divBdr>
                <w:top w:val="none" w:sz="0" w:space="0" w:color="auto"/>
                <w:left w:val="none" w:sz="0" w:space="0" w:color="auto"/>
                <w:bottom w:val="none" w:sz="0" w:space="0" w:color="auto"/>
                <w:right w:val="none" w:sz="0" w:space="0" w:color="auto"/>
              </w:divBdr>
            </w:div>
            <w:div w:id="1069115165">
              <w:marLeft w:val="0"/>
              <w:marRight w:val="0"/>
              <w:marTop w:val="0"/>
              <w:marBottom w:val="0"/>
              <w:divBdr>
                <w:top w:val="none" w:sz="0" w:space="0" w:color="auto"/>
                <w:left w:val="none" w:sz="0" w:space="0" w:color="auto"/>
                <w:bottom w:val="none" w:sz="0" w:space="0" w:color="auto"/>
                <w:right w:val="none" w:sz="0" w:space="0" w:color="auto"/>
              </w:divBdr>
            </w:div>
            <w:div w:id="2049991829">
              <w:marLeft w:val="0"/>
              <w:marRight w:val="0"/>
              <w:marTop w:val="0"/>
              <w:marBottom w:val="0"/>
              <w:divBdr>
                <w:top w:val="none" w:sz="0" w:space="0" w:color="auto"/>
                <w:left w:val="none" w:sz="0" w:space="0" w:color="auto"/>
                <w:bottom w:val="none" w:sz="0" w:space="0" w:color="auto"/>
                <w:right w:val="none" w:sz="0" w:space="0" w:color="auto"/>
              </w:divBdr>
            </w:div>
            <w:div w:id="1337075557">
              <w:marLeft w:val="0"/>
              <w:marRight w:val="0"/>
              <w:marTop w:val="0"/>
              <w:marBottom w:val="0"/>
              <w:divBdr>
                <w:top w:val="none" w:sz="0" w:space="0" w:color="auto"/>
                <w:left w:val="none" w:sz="0" w:space="0" w:color="auto"/>
                <w:bottom w:val="none" w:sz="0" w:space="0" w:color="auto"/>
                <w:right w:val="none" w:sz="0" w:space="0" w:color="auto"/>
              </w:divBdr>
            </w:div>
            <w:div w:id="1766002348">
              <w:marLeft w:val="0"/>
              <w:marRight w:val="0"/>
              <w:marTop w:val="0"/>
              <w:marBottom w:val="0"/>
              <w:divBdr>
                <w:top w:val="none" w:sz="0" w:space="0" w:color="auto"/>
                <w:left w:val="none" w:sz="0" w:space="0" w:color="auto"/>
                <w:bottom w:val="none" w:sz="0" w:space="0" w:color="auto"/>
                <w:right w:val="none" w:sz="0" w:space="0" w:color="auto"/>
              </w:divBdr>
            </w:div>
            <w:div w:id="1512142138">
              <w:marLeft w:val="0"/>
              <w:marRight w:val="0"/>
              <w:marTop w:val="0"/>
              <w:marBottom w:val="0"/>
              <w:divBdr>
                <w:top w:val="none" w:sz="0" w:space="0" w:color="auto"/>
                <w:left w:val="none" w:sz="0" w:space="0" w:color="auto"/>
                <w:bottom w:val="none" w:sz="0" w:space="0" w:color="auto"/>
                <w:right w:val="none" w:sz="0" w:space="0" w:color="auto"/>
              </w:divBdr>
            </w:div>
            <w:div w:id="1594781122">
              <w:marLeft w:val="0"/>
              <w:marRight w:val="0"/>
              <w:marTop w:val="0"/>
              <w:marBottom w:val="0"/>
              <w:divBdr>
                <w:top w:val="none" w:sz="0" w:space="0" w:color="auto"/>
                <w:left w:val="none" w:sz="0" w:space="0" w:color="auto"/>
                <w:bottom w:val="none" w:sz="0" w:space="0" w:color="auto"/>
                <w:right w:val="none" w:sz="0" w:space="0" w:color="auto"/>
              </w:divBdr>
            </w:div>
            <w:div w:id="1093932672">
              <w:marLeft w:val="0"/>
              <w:marRight w:val="0"/>
              <w:marTop w:val="0"/>
              <w:marBottom w:val="0"/>
              <w:divBdr>
                <w:top w:val="none" w:sz="0" w:space="0" w:color="auto"/>
                <w:left w:val="none" w:sz="0" w:space="0" w:color="auto"/>
                <w:bottom w:val="none" w:sz="0" w:space="0" w:color="auto"/>
                <w:right w:val="none" w:sz="0" w:space="0" w:color="auto"/>
              </w:divBdr>
            </w:div>
            <w:div w:id="1290166527">
              <w:marLeft w:val="0"/>
              <w:marRight w:val="0"/>
              <w:marTop w:val="0"/>
              <w:marBottom w:val="0"/>
              <w:divBdr>
                <w:top w:val="none" w:sz="0" w:space="0" w:color="auto"/>
                <w:left w:val="none" w:sz="0" w:space="0" w:color="auto"/>
                <w:bottom w:val="none" w:sz="0" w:space="0" w:color="auto"/>
                <w:right w:val="none" w:sz="0" w:space="0" w:color="auto"/>
              </w:divBdr>
            </w:div>
            <w:div w:id="887108141">
              <w:marLeft w:val="0"/>
              <w:marRight w:val="0"/>
              <w:marTop w:val="0"/>
              <w:marBottom w:val="0"/>
              <w:divBdr>
                <w:top w:val="none" w:sz="0" w:space="0" w:color="auto"/>
                <w:left w:val="none" w:sz="0" w:space="0" w:color="auto"/>
                <w:bottom w:val="none" w:sz="0" w:space="0" w:color="auto"/>
                <w:right w:val="none" w:sz="0" w:space="0" w:color="auto"/>
              </w:divBdr>
            </w:div>
            <w:div w:id="93864748">
              <w:marLeft w:val="0"/>
              <w:marRight w:val="0"/>
              <w:marTop w:val="0"/>
              <w:marBottom w:val="0"/>
              <w:divBdr>
                <w:top w:val="none" w:sz="0" w:space="0" w:color="auto"/>
                <w:left w:val="none" w:sz="0" w:space="0" w:color="auto"/>
                <w:bottom w:val="none" w:sz="0" w:space="0" w:color="auto"/>
                <w:right w:val="none" w:sz="0" w:space="0" w:color="auto"/>
              </w:divBdr>
            </w:div>
            <w:div w:id="176771288">
              <w:marLeft w:val="0"/>
              <w:marRight w:val="0"/>
              <w:marTop w:val="0"/>
              <w:marBottom w:val="0"/>
              <w:divBdr>
                <w:top w:val="none" w:sz="0" w:space="0" w:color="auto"/>
                <w:left w:val="none" w:sz="0" w:space="0" w:color="auto"/>
                <w:bottom w:val="none" w:sz="0" w:space="0" w:color="auto"/>
                <w:right w:val="none" w:sz="0" w:space="0" w:color="auto"/>
              </w:divBdr>
            </w:div>
            <w:div w:id="172233420">
              <w:marLeft w:val="0"/>
              <w:marRight w:val="0"/>
              <w:marTop w:val="0"/>
              <w:marBottom w:val="0"/>
              <w:divBdr>
                <w:top w:val="none" w:sz="0" w:space="0" w:color="auto"/>
                <w:left w:val="none" w:sz="0" w:space="0" w:color="auto"/>
                <w:bottom w:val="none" w:sz="0" w:space="0" w:color="auto"/>
                <w:right w:val="none" w:sz="0" w:space="0" w:color="auto"/>
              </w:divBdr>
            </w:div>
            <w:div w:id="865022709">
              <w:marLeft w:val="0"/>
              <w:marRight w:val="0"/>
              <w:marTop w:val="0"/>
              <w:marBottom w:val="0"/>
              <w:divBdr>
                <w:top w:val="none" w:sz="0" w:space="0" w:color="auto"/>
                <w:left w:val="none" w:sz="0" w:space="0" w:color="auto"/>
                <w:bottom w:val="none" w:sz="0" w:space="0" w:color="auto"/>
                <w:right w:val="none" w:sz="0" w:space="0" w:color="auto"/>
              </w:divBdr>
            </w:div>
            <w:div w:id="1941450898">
              <w:marLeft w:val="0"/>
              <w:marRight w:val="0"/>
              <w:marTop w:val="0"/>
              <w:marBottom w:val="0"/>
              <w:divBdr>
                <w:top w:val="none" w:sz="0" w:space="0" w:color="auto"/>
                <w:left w:val="none" w:sz="0" w:space="0" w:color="auto"/>
                <w:bottom w:val="none" w:sz="0" w:space="0" w:color="auto"/>
                <w:right w:val="none" w:sz="0" w:space="0" w:color="auto"/>
              </w:divBdr>
            </w:div>
            <w:div w:id="2023818291">
              <w:marLeft w:val="0"/>
              <w:marRight w:val="0"/>
              <w:marTop w:val="0"/>
              <w:marBottom w:val="0"/>
              <w:divBdr>
                <w:top w:val="none" w:sz="0" w:space="0" w:color="auto"/>
                <w:left w:val="none" w:sz="0" w:space="0" w:color="auto"/>
                <w:bottom w:val="none" w:sz="0" w:space="0" w:color="auto"/>
                <w:right w:val="none" w:sz="0" w:space="0" w:color="auto"/>
              </w:divBdr>
            </w:div>
            <w:div w:id="690687430">
              <w:marLeft w:val="0"/>
              <w:marRight w:val="0"/>
              <w:marTop w:val="0"/>
              <w:marBottom w:val="0"/>
              <w:divBdr>
                <w:top w:val="none" w:sz="0" w:space="0" w:color="auto"/>
                <w:left w:val="none" w:sz="0" w:space="0" w:color="auto"/>
                <w:bottom w:val="none" w:sz="0" w:space="0" w:color="auto"/>
                <w:right w:val="none" w:sz="0" w:space="0" w:color="auto"/>
              </w:divBdr>
            </w:div>
            <w:div w:id="1906453310">
              <w:marLeft w:val="0"/>
              <w:marRight w:val="0"/>
              <w:marTop w:val="0"/>
              <w:marBottom w:val="0"/>
              <w:divBdr>
                <w:top w:val="none" w:sz="0" w:space="0" w:color="auto"/>
                <w:left w:val="none" w:sz="0" w:space="0" w:color="auto"/>
                <w:bottom w:val="none" w:sz="0" w:space="0" w:color="auto"/>
                <w:right w:val="none" w:sz="0" w:space="0" w:color="auto"/>
              </w:divBdr>
            </w:div>
            <w:div w:id="2049720015">
              <w:marLeft w:val="0"/>
              <w:marRight w:val="0"/>
              <w:marTop w:val="0"/>
              <w:marBottom w:val="0"/>
              <w:divBdr>
                <w:top w:val="none" w:sz="0" w:space="0" w:color="auto"/>
                <w:left w:val="none" w:sz="0" w:space="0" w:color="auto"/>
                <w:bottom w:val="none" w:sz="0" w:space="0" w:color="auto"/>
                <w:right w:val="none" w:sz="0" w:space="0" w:color="auto"/>
              </w:divBdr>
            </w:div>
            <w:div w:id="8599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9489">
      <w:bodyDiv w:val="1"/>
      <w:marLeft w:val="0"/>
      <w:marRight w:val="0"/>
      <w:marTop w:val="0"/>
      <w:marBottom w:val="0"/>
      <w:divBdr>
        <w:top w:val="none" w:sz="0" w:space="0" w:color="auto"/>
        <w:left w:val="none" w:sz="0" w:space="0" w:color="auto"/>
        <w:bottom w:val="none" w:sz="0" w:space="0" w:color="auto"/>
        <w:right w:val="none" w:sz="0" w:space="0" w:color="auto"/>
      </w:divBdr>
    </w:div>
    <w:div w:id="1364944693">
      <w:bodyDiv w:val="1"/>
      <w:marLeft w:val="0"/>
      <w:marRight w:val="0"/>
      <w:marTop w:val="0"/>
      <w:marBottom w:val="0"/>
      <w:divBdr>
        <w:top w:val="none" w:sz="0" w:space="0" w:color="auto"/>
        <w:left w:val="none" w:sz="0" w:space="0" w:color="auto"/>
        <w:bottom w:val="none" w:sz="0" w:space="0" w:color="auto"/>
        <w:right w:val="none" w:sz="0" w:space="0" w:color="auto"/>
      </w:divBdr>
      <w:divsChild>
        <w:div w:id="611130589">
          <w:marLeft w:val="0"/>
          <w:marRight w:val="0"/>
          <w:marTop w:val="0"/>
          <w:marBottom w:val="0"/>
          <w:divBdr>
            <w:top w:val="single" w:sz="2" w:space="0" w:color="E3E3E3"/>
            <w:left w:val="single" w:sz="2" w:space="0" w:color="E3E3E3"/>
            <w:bottom w:val="single" w:sz="2" w:space="0" w:color="E3E3E3"/>
            <w:right w:val="single" w:sz="2" w:space="0" w:color="E3E3E3"/>
          </w:divBdr>
          <w:divsChild>
            <w:div w:id="1273129745">
              <w:marLeft w:val="0"/>
              <w:marRight w:val="0"/>
              <w:marTop w:val="0"/>
              <w:marBottom w:val="0"/>
              <w:divBdr>
                <w:top w:val="single" w:sz="2" w:space="0" w:color="E3E3E3"/>
                <w:left w:val="single" w:sz="2" w:space="0" w:color="E3E3E3"/>
                <w:bottom w:val="single" w:sz="2" w:space="0" w:color="E3E3E3"/>
                <w:right w:val="single" w:sz="2" w:space="0" w:color="E3E3E3"/>
              </w:divBdr>
              <w:divsChild>
                <w:div w:id="310869510">
                  <w:marLeft w:val="0"/>
                  <w:marRight w:val="0"/>
                  <w:marTop w:val="0"/>
                  <w:marBottom w:val="0"/>
                  <w:divBdr>
                    <w:top w:val="single" w:sz="2" w:space="2" w:color="E3E3E3"/>
                    <w:left w:val="single" w:sz="2" w:space="0" w:color="E3E3E3"/>
                    <w:bottom w:val="single" w:sz="2" w:space="0" w:color="E3E3E3"/>
                    <w:right w:val="single" w:sz="2" w:space="0" w:color="E3E3E3"/>
                  </w:divBdr>
                  <w:divsChild>
                    <w:div w:id="164824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0852356">
      <w:bodyDiv w:val="1"/>
      <w:marLeft w:val="0"/>
      <w:marRight w:val="0"/>
      <w:marTop w:val="0"/>
      <w:marBottom w:val="0"/>
      <w:divBdr>
        <w:top w:val="none" w:sz="0" w:space="0" w:color="auto"/>
        <w:left w:val="none" w:sz="0" w:space="0" w:color="auto"/>
        <w:bottom w:val="none" w:sz="0" w:space="0" w:color="auto"/>
        <w:right w:val="none" w:sz="0" w:space="0" w:color="auto"/>
      </w:divBdr>
      <w:divsChild>
        <w:div w:id="419645017">
          <w:marLeft w:val="0"/>
          <w:marRight w:val="0"/>
          <w:marTop w:val="0"/>
          <w:marBottom w:val="0"/>
          <w:divBdr>
            <w:top w:val="none" w:sz="0" w:space="0" w:color="auto"/>
            <w:left w:val="none" w:sz="0" w:space="0" w:color="auto"/>
            <w:bottom w:val="none" w:sz="0" w:space="0" w:color="auto"/>
            <w:right w:val="none" w:sz="0" w:space="0" w:color="auto"/>
          </w:divBdr>
          <w:divsChild>
            <w:div w:id="5326756">
              <w:marLeft w:val="0"/>
              <w:marRight w:val="0"/>
              <w:marTop w:val="0"/>
              <w:marBottom w:val="0"/>
              <w:divBdr>
                <w:top w:val="none" w:sz="0" w:space="0" w:color="auto"/>
                <w:left w:val="none" w:sz="0" w:space="0" w:color="auto"/>
                <w:bottom w:val="none" w:sz="0" w:space="0" w:color="auto"/>
                <w:right w:val="none" w:sz="0" w:space="0" w:color="auto"/>
              </w:divBdr>
            </w:div>
            <w:div w:id="14960210">
              <w:marLeft w:val="0"/>
              <w:marRight w:val="0"/>
              <w:marTop w:val="0"/>
              <w:marBottom w:val="0"/>
              <w:divBdr>
                <w:top w:val="none" w:sz="0" w:space="0" w:color="auto"/>
                <w:left w:val="none" w:sz="0" w:space="0" w:color="auto"/>
                <w:bottom w:val="none" w:sz="0" w:space="0" w:color="auto"/>
                <w:right w:val="none" w:sz="0" w:space="0" w:color="auto"/>
              </w:divBdr>
            </w:div>
            <w:div w:id="57677259">
              <w:marLeft w:val="0"/>
              <w:marRight w:val="0"/>
              <w:marTop w:val="0"/>
              <w:marBottom w:val="0"/>
              <w:divBdr>
                <w:top w:val="none" w:sz="0" w:space="0" w:color="auto"/>
                <w:left w:val="none" w:sz="0" w:space="0" w:color="auto"/>
                <w:bottom w:val="none" w:sz="0" w:space="0" w:color="auto"/>
                <w:right w:val="none" w:sz="0" w:space="0" w:color="auto"/>
              </w:divBdr>
            </w:div>
            <w:div w:id="71199639">
              <w:marLeft w:val="0"/>
              <w:marRight w:val="0"/>
              <w:marTop w:val="0"/>
              <w:marBottom w:val="0"/>
              <w:divBdr>
                <w:top w:val="none" w:sz="0" w:space="0" w:color="auto"/>
                <w:left w:val="none" w:sz="0" w:space="0" w:color="auto"/>
                <w:bottom w:val="none" w:sz="0" w:space="0" w:color="auto"/>
                <w:right w:val="none" w:sz="0" w:space="0" w:color="auto"/>
              </w:divBdr>
            </w:div>
            <w:div w:id="141125101">
              <w:marLeft w:val="0"/>
              <w:marRight w:val="0"/>
              <w:marTop w:val="0"/>
              <w:marBottom w:val="0"/>
              <w:divBdr>
                <w:top w:val="none" w:sz="0" w:space="0" w:color="auto"/>
                <w:left w:val="none" w:sz="0" w:space="0" w:color="auto"/>
                <w:bottom w:val="none" w:sz="0" w:space="0" w:color="auto"/>
                <w:right w:val="none" w:sz="0" w:space="0" w:color="auto"/>
              </w:divBdr>
            </w:div>
            <w:div w:id="153840034">
              <w:marLeft w:val="0"/>
              <w:marRight w:val="0"/>
              <w:marTop w:val="0"/>
              <w:marBottom w:val="0"/>
              <w:divBdr>
                <w:top w:val="none" w:sz="0" w:space="0" w:color="auto"/>
                <w:left w:val="none" w:sz="0" w:space="0" w:color="auto"/>
                <w:bottom w:val="none" w:sz="0" w:space="0" w:color="auto"/>
                <w:right w:val="none" w:sz="0" w:space="0" w:color="auto"/>
              </w:divBdr>
            </w:div>
            <w:div w:id="195506323">
              <w:marLeft w:val="0"/>
              <w:marRight w:val="0"/>
              <w:marTop w:val="0"/>
              <w:marBottom w:val="0"/>
              <w:divBdr>
                <w:top w:val="none" w:sz="0" w:space="0" w:color="auto"/>
                <w:left w:val="none" w:sz="0" w:space="0" w:color="auto"/>
                <w:bottom w:val="none" w:sz="0" w:space="0" w:color="auto"/>
                <w:right w:val="none" w:sz="0" w:space="0" w:color="auto"/>
              </w:divBdr>
            </w:div>
            <w:div w:id="214505961">
              <w:marLeft w:val="0"/>
              <w:marRight w:val="0"/>
              <w:marTop w:val="0"/>
              <w:marBottom w:val="0"/>
              <w:divBdr>
                <w:top w:val="none" w:sz="0" w:space="0" w:color="auto"/>
                <w:left w:val="none" w:sz="0" w:space="0" w:color="auto"/>
                <w:bottom w:val="none" w:sz="0" w:space="0" w:color="auto"/>
                <w:right w:val="none" w:sz="0" w:space="0" w:color="auto"/>
              </w:divBdr>
            </w:div>
            <w:div w:id="322010621">
              <w:marLeft w:val="0"/>
              <w:marRight w:val="0"/>
              <w:marTop w:val="0"/>
              <w:marBottom w:val="0"/>
              <w:divBdr>
                <w:top w:val="none" w:sz="0" w:space="0" w:color="auto"/>
                <w:left w:val="none" w:sz="0" w:space="0" w:color="auto"/>
                <w:bottom w:val="none" w:sz="0" w:space="0" w:color="auto"/>
                <w:right w:val="none" w:sz="0" w:space="0" w:color="auto"/>
              </w:divBdr>
            </w:div>
            <w:div w:id="347026741">
              <w:marLeft w:val="0"/>
              <w:marRight w:val="0"/>
              <w:marTop w:val="0"/>
              <w:marBottom w:val="0"/>
              <w:divBdr>
                <w:top w:val="none" w:sz="0" w:space="0" w:color="auto"/>
                <w:left w:val="none" w:sz="0" w:space="0" w:color="auto"/>
                <w:bottom w:val="none" w:sz="0" w:space="0" w:color="auto"/>
                <w:right w:val="none" w:sz="0" w:space="0" w:color="auto"/>
              </w:divBdr>
            </w:div>
            <w:div w:id="370569717">
              <w:marLeft w:val="0"/>
              <w:marRight w:val="0"/>
              <w:marTop w:val="0"/>
              <w:marBottom w:val="0"/>
              <w:divBdr>
                <w:top w:val="none" w:sz="0" w:space="0" w:color="auto"/>
                <w:left w:val="none" w:sz="0" w:space="0" w:color="auto"/>
                <w:bottom w:val="none" w:sz="0" w:space="0" w:color="auto"/>
                <w:right w:val="none" w:sz="0" w:space="0" w:color="auto"/>
              </w:divBdr>
            </w:div>
            <w:div w:id="383483183">
              <w:marLeft w:val="0"/>
              <w:marRight w:val="0"/>
              <w:marTop w:val="0"/>
              <w:marBottom w:val="0"/>
              <w:divBdr>
                <w:top w:val="none" w:sz="0" w:space="0" w:color="auto"/>
                <w:left w:val="none" w:sz="0" w:space="0" w:color="auto"/>
                <w:bottom w:val="none" w:sz="0" w:space="0" w:color="auto"/>
                <w:right w:val="none" w:sz="0" w:space="0" w:color="auto"/>
              </w:divBdr>
            </w:div>
            <w:div w:id="418214022">
              <w:marLeft w:val="0"/>
              <w:marRight w:val="0"/>
              <w:marTop w:val="0"/>
              <w:marBottom w:val="0"/>
              <w:divBdr>
                <w:top w:val="none" w:sz="0" w:space="0" w:color="auto"/>
                <w:left w:val="none" w:sz="0" w:space="0" w:color="auto"/>
                <w:bottom w:val="none" w:sz="0" w:space="0" w:color="auto"/>
                <w:right w:val="none" w:sz="0" w:space="0" w:color="auto"/>
              </w:divBdr>
            </w:div>
            <w:div w:id="421922176">
              <w:marLeft w:val="0"/>
              <w:marRight w:val="0"/>
              <w:marTop w:val="0"/>
              <w:marBottom w:val="0"/>
              <w:divBdr>
                <w:top w:val="none" w:sz="0" w:space="0" w:color="auto"/>
                <w:left w:val="none" w:sz="0" w:space="0" w:color="auto"/>
                <w:bottom w:val="none" w:sz="0" w:space="0" w:color="auto"/>
                <w:right w:val="none" w:sz="0" w:space="0" w:color="auto"/>
              </w:divBdr>
            </w:div>
            <w:div w:id="513226871">
              <w:marLeft w:val="0"/>
              <w:marRight w:val="0"/>
              <w:marTop w:val="0"/>
              <w:marBottom w:val="0"/>
              <w:divBdr>
                <w:top w:val="none" w:sz="0" w:space="0" w:color="auto"/>
                <w:left w:val="none" w:sz="0" w:space="0" w:color="auto"/>
                <w:bottom w:val="none" w:sz="0" w:space="0" w:color="auto"/>
                <w:right w:val="none" w:sz="0" w:space="0" w:color="auto"/>
              </w:divBdr>
            </w:div>
            <w:div w:id="591596501">
              <w:marLeft w:val="0"/>
              <w:marRight w:val="0"/>
              <w:marTop w:val="0"/>
              <w:marBottom w:val="0"/>
              <w:divBdr>
                <w:top w:val="none" w:sz="0" w:space="0" w:color="auto"/>
                <w:left w:val="none" w:sz="0" w:space="0" w:color="auto"/>
                <w:bottom w:val="none" w:sz="0" w:space="0" w:color="auto"/>
                <w:right w:val="none" w:sz="0" w:space="0" w:color="auto"/>
              </w:divBdr>
            </w:div>
            <w:div w:id="663817599">
              <w:marLeft w:val="0"/>
              <w:marRight w:val="0"/>
              <w:marTop w:val="0"/>
              <w:marBottom w:val="0"/>
              <w:divBdr>
                <w:top w:val="none" w:sz="0" w:space="0" w:color="auto"/>
                <w:left w:val="none" w:sz="0" w:space="0" w:color="auto"/>
                <w:bottom w:val="none" w:sz="0" w:space="0" w:color="auto"/>
                <w:right w:val="none" w:sz="0" w:space="0" w:color="auto"/>
              </w:divBdr>
            </w:div>
            <w:div w:id="672075821">
              <w:marLeft w:val="0"/>
              <w:marRight w:val="0"/>
              <w:marTop w:val="0"/>
              <w:marBottom w:val="0"/>
              <w:divBdr>
                <w:top w:val="none" w:sz="0" w:space="0" w:color="auto"/>
                <w:left w:val="none" w:sz="0" w:space="0" w:color="auto"/>
                <w:bottom w:val="none" w:sz="0" w:space="0" w:color="auto"/>
                <w:right w:val="none" w:sz="0" w:space="0" w:color="auto"/>
              </w:divBdr>
            </w:div>
            <w:div w:id="746000827">
              <w:marLeft w:val="0"/>
              <w:marRight w:val="0"/>
              <w:marTop w:val="0"/>
              <w:marBottom w:val="0"/>
              <w:divBdr>
                <w:top w:val="none" w:sz="0" w:space="0" w:color="auto"/>
                <w:left w:val="none" w:sz="0" w:space="0" w:color="auto"/>
                <w:bottom w:val="none" w:sz="0" w:space="0" w:color="auto"/>
                <w:right w:val="none" w:sz="0" w:space="0" w:color="auto"/>
              </w:divBdr>
            </w:div>
            <w:div w:id="765467437">
              <w:marLeft w:val="0"/>
              <w:marRight w:val="0"/>
              <w:marTop w:val="0"/>
              <w:marBottom w:val="0"/>
              <w:divBdr>
                <w:top w:val="none" w:sz="0" w:space="0" w:color="auto"/>
                <w:left w:val="none" w:sz="0" w:space="0" w:color="auto"/>
                <w:bottom w:val="none" w:sz="0" w:space="0" w:color="auto"/>
                <w:right w:val="none" w:sz="0" w:space="0" w:color="auto"/>
              </w:divBdr>
            </w:div>
            <w:div w:id="770593290">
              <w:marLeft w:val="0"/>
              <w:marRight w:val="0"/>
              <w:marTop w:val="0"/>
              <w:marBottom w:val="0"/>
              <w:divBdr>
                <w:top w:val="none" w:sz="0" w:space="0" w:color="auto"/>
                <w:left w:val="none" w:sz="0" w:space="0" w:color="auto"/>
                <w:bottom w:val="none" w:sz="0" w:space="0" w:color="auto"/>
                <w:right w:val="none" w:sz="0" w:space="0" w:color="auto"/>
              </w:divBdr>
            </w:div>
            <w:div w:id="808595535">
              <w:marLeft w:val="0"/>
              <w:marRight w:val="0"/>
              <w:marTop w:val="0"/>
              <w:marBottom w:val="0"/>
              <w:divBdr>
                <w:top w:val="none" w:sz="0" w:space="0" w:color="auto"/>
                <w:left w:val="none" w:sz="0" w:space="0" w:color="auto"/>
                <w:bottom w:val="none" w:sz="0" w:space="0" w:color="auto"/>
                <w:right w:val="none" w:sz="0" w:space="0" w:color="auto"/>
              </w:divBdr>
            </w:div>
            <w:div w:id="973632329">
              <w:marLeft w:val="0"/>
              <w:marRight w:val="0"/>
              <w:marTop w:val="0"/>
              <w:marBottom w:val="0"/>
              <w:divBdr>
                <w:top w:val="none" w:sz="0" w:space="0" w:color="auto"/>
                <w:left w:val="none" w:sz="0" w:space="0" w:color="auto"/>
                <w:bottom w:val="none" w:sz="0" w:space="0" w:color="auto"/>
                <w:right w:val="none" w:sz="0" w:space="0" w:color="auto"/>
              </w:divBdr>
            </w:div>
            <w:div w:id="1047142414">
              <w:marLeft w:val="0"/>
              <w:marRight w:val="0"/>
              <w:marTop w:val="0"/>
              <w:marBottom w:val="0"/>
              <w:divBdr>
                <w:top w:val="none" w:sz="0" w:space="0" w:color="auto"/>
                <w:left w:val="none" w:sz="0" w:space="0" w:color="auto"/>
                <w:bottom w:val="none" w:sz="0" w:space="0" w:color="auto"/>
                <w:right w:val="none" w:sz="0" w:space="0" w:color="auto"/>
              </w:divBdr>
            </w:div>
            <w:div w:id="1179004420">
              <w:marLeft w:val="0"/>
              <w:marRight w:val="0"/>
              <w:marTop w:val="0"/>
              <w:marBottom w:val="0"/>
              <w:divBdr>
                <w:top w:val="none" w:sz="0" w:space="0" w:color="auto"/>
                <w:left w:val="none" w:sz="0" w:space="0" w:color="auto"/>
                <w:bottom w:val="none" w:sz="0" w:space="0" w:color="auto"/>
                <w:right w:val="none" w:sz="0" w:space="0" w:color="auto"/>
              </w:divBdr>
            </w:div>
            <w:div w:id="1195966960">
              <w:marLeft w:val="0"/>
              <w:marRight w:val="0"/>
              <w:marTop w:val="0"/>
              <w:marBottom w:val="0"/>
              <w:divBdr>
                <w:top w:val="none" w:sz="0" w:space="0" w:color="auto"/>
                <w:left w:val="none" w:sz="0" w:space="0" w:color="auto"/>
                <w:bottom w:val="none" w:sz="0" w:space="0" w:color="auto"/>
                <w:right w:val="none" w:sz="0" w:space="0" w:color="auto"/>
              </w:divBdr>
            </w:div>
            <w:div w:id="1222212485">
              <w:marLeft w:val="0"/>
              <w:marRight w:val="0"/>
              <w:marTop w:val="0"/>
              <w:marBottom w:val="0"/>
              <w:divBdr>
                <w:top w:val="none" w:sz="0" w:space="0" w:color="auto"/>
                <w:left w:val="none" w:sz="0" w:space="0" w:color="auto"/>
                <w:bottom w:val="none" w:sz="0" w:space="0" w:color="auto"/>
                <w:right w:val="none" w:sz="0" w:space="0" w:color="auto"/>
              </w:divBdr>
            </w:div>
            <w:div w:id="1256136465">
              <w:marLeft w:val="0"/>
              <w:marRight w:val="0"/>
              <w:marTop w:val="0"/>
              <w:marBottom w:val="0"/>
              <w:divBdr>
                <w:top w:val="none" w:sz="0" w:space="0" w:color="auto"/>
                <w:left w:val="none" w:sz="0" w:space="0" w:color="auto"/>
                <w:bottom w:val="none" w:sz="0" w:space="0" w:color="auto"/>
                <w:right w:val="none" w:sz="0" w:space="0" w:color="auto"/>
              </w:divBdr>
            </w:div>
            <w:div w:id="1272204535">
              <w:marLeft w:val="0"/>
              <w:marRight w:val="0"/>
              <w:marTop w:val="0"/>
              <w:marBottom w:val="0"/>
              <w:divBdr>
                <w:top w:val="none" w:sz="0" w:space="0" w:color="auto"/>
                <w:left w:val="none" w:sz="0" w:space="0" w:color="auto"/>
                <w:bottom w:val="none" w:sz="0" w:space="0" w:color="auto"/>
                <w:right w:val="none" w:sz="0" w:space="0" w:color="auto"/>
              </w:divBdr>
            </w:div>
            <w:div w:id="1293053903">
              <w:marLeft w:val="0"/>
              <w:marRight w:val="0"/>
              <w:marTop w:val="0"/>
              <w:marBottom w:val="0"/>
              <w:divBdr>
                <w:top w:val="none" w:sz="0" w:space="0" w:color="auto"/>
                <w:left w:val="none" w:sz="0" w:space="0" w:color="auto"/>
                <w:bottom w:val="none" w:sz="0" w:space="0" w:color="auto"/>
                <w:right w:val="none" w:sz="0" w:space="0" w:color="auto"/>
              </w:divBdr>
            </w:div>
            <w:div w:id="1295647189">
              <w:marLeft w:val="0"/>
              <w:marRight w:val="0"/>
              <w:marTop w:val="0"/>
              <w:marBottom w:val="0"/>
              <w:divBdr>
                <w:top w:val="none" w:sz="0" w:space="0" w:color="auto"/>
                <w:left w:val="none" w:sz="0" w:space="0" w:color="auto"/>
                <w:bottom w:val="none" w:sz="0" w:space="0" w:color="auto"/>
                <w:right w:val="none" w:sz="0" w:space="0" w:color="auto"/>
              </w:divBdr>
            </w:div>
            <w:div w:id="1299796350">
              <w:marLeft w:val="0"/>
              <w:marRight w:val="0"/>
              <w:marTop w:val="0"/>
              <w:marBottom w:val="0"/>
              <w:divBdr>
                <w:top w:val="none" w:sz="0" w:space="0" w:color="auto"/>
                <w:left w:val="none" w:sz="0" w:space="0" w:color="auto"/>
                <w:bottom w:val="none" w:sz="0" w:space="0" w:color="auto"/>
                <w:right w:val="none" w:sz="0" w:space="0" w:color="auto"/>
              </w:divBdr>
            </w:div>
            <w:div w:id="1311403811">
              <w:marLeft w:val="0"/>
              <w:marRight w:val="0"/>
              <w:marTop w:val="0"/>
              <w:marBottom w:val="0"/>
              <w:divBdr>
                <w:top w:val="none" w:sz="0" w:space="0" w:color="auto"/>
                <w:left w:val="none" w:sz="0" w:space="0" w:color="auto"/>
                <w:bottom w:val="none" w:sz="0" w:space="0" w:color="auto"/>
                <w:right w:val="none" w:sz="0" w:space="0" w:color="auto"/>
              </w:divBdr>
            </w:div>
            <w:div w:id="1314333739">
              <w:marLeft w:val="0"/>
              <w:marRight w:val="0"/>
              <w:marTop w:val="0"/>
              <w:marBottom w:val="0"/>
              <w:divBdr>
                <w:top w:val="none" w:sz="0" w:space="0" w:color="auto"/>
                <w:left w:val="none" w:sz="0" w:space="0" w:color="auto"/>
                <w:bottom w:val="none" w:sz="0" w:space="0" w:color="auto"/>
                <w:right w:val="none" w:sz="0" w:space="0" w:color="auto"/>
              </w:divBdr>
            </w:div>
            <w:div w:id="1317418377">
              <w:marLeft w:val="0"/>
              <w:marRight w:val="0"/>
              <w:marTop w:val="0"/>
              <w:marBottom w:val="0"/>
              <w:divBdr>
                <w:top w:val="none" w:sz="0" w:space="0" w:color="auto"/>
                <w:left w:val="none" w:sz="0" w:space="0" w:color="auto"/>
                <w:bottom w:val="none" w:sz="0" w:space="0" w:color="auto"/>
                <w:right w:val="none" w:sz="0" w:space="0" w:color="auto"/>
              </w:divBdr>
            </w:div>
            <w:div w:id="1339505626">
              <w:marLeft w:val="0"/>
              <w:marRight w:val="0"/>
              <w:marTop w:val="0"/>
              <w:marBottom w:val="0"/>
              <w:divBdr>
                <w:top w:val="none" w:sz="0" w:space="0" w:color="auto"/>
                <w:left w:val="none" w:sz="0" w:space="0" w:color="auto"/>
                <w:bottom w:val="none" w:sz="0" w:space="0" w:color="auto"/>
                <w:right w:val="none" w:sz="0" w:space="0" w:color="auto"/>
              </w:divBdr>
            </w:div>
            <w:div w:id="1341814657">
              <w:marLeft w:val="0"/>
              <w:marRight w:val="0"/>
              <w:marTop w:val="0"/>
              <w:marBottom w:val="0"/>
              <w:divBdr>
                <w:top w:val="none" w:sz="0" w:space="0" w:color="auto"/>
                <w:left w:val="none" w:sz="0" w:space="0" w:color="auto"/>
                <w:bottom w:val="none" w:sz="0" w:space="0" w:color="auto"/>
                <w:right w:val="none" w:sz="0" w:space="0" w:color="auto"/>
              </w:divBdr>
            </w:div>
            <w:div w:id="1356422040">
              <w:marLeft w:val="0"/>
              <w:marRight w:val="0"/>
              <w:marTop w:val="0"/>
              <w:marBottom w:val="0"/>
              <w:divBdr>
                <w:top w:val="none" w:sz="0" w:space="0" w:color="auto"/>
                <w:left w:val="none" w:sz="0" w:space="0" w:color="auto"/>
                <w:bottom w:val="none" w:sz="0" w:space="0" w:color="auto"/>
                <w:right w:val="none" w:sz="0" w:space="0" w:color="auto"/>
              </w:divBdr>
            </w:div>
            <w:div w:id="1366491344">
              <w:marLeft w:val="0"/>
              <w:marRight w:val="0"/>
              <w:marTop w:val="0"/>
              <w:marBottom w:val="0"/>
              <w:divBdr>
                <w:top w:val="none" w:sz="0" w:space="0" w:color="auto"/>
                <w:left w:val="none" w:sz="0" w:space="0" w:color="auto"/>
                <w:bottom w:val="none" w:sz="0" w:space="0" w:color="auto"/>
                <w:right w:val="none" w:sz="0" w:space="0" w:color="auto"/>
              </w:divBdr>
            </w:div>
            <w:div w:id="1445536744">
              <w:marLeft w:val="0"/>
              <w:marRight w:val="0"/>
              <w:marTop w:val="0"/>
              <w:marBottom w:val="0"/>
              <w:divBdr>
                <w:top w:val="none" w:sz="0" w:space="0" w:color="auto"/>
                <w:left w:val="none" w:sz="0" w:space="0" w:color="auto"/>
                <w:bottom w:val="none" w:sz="0" w:space="0" w:color="auto"/>
                <w:right w:val="none" w:sz="0" w:space="0" w:color="auto"/>
              </w:divBdr>
            </w:div>
            <w:div w:id="1503082877">
              <w:marLeft w:val="0"/>
              <w:marRight w:val="0"/>
              <w:marTop w:val="0"/>
              <w:marBottom w:val="0"/>
              <w:divBdr>
                <w:top w:val="none" w:sz="0" w:space="0" w:color="auto"/>
                <w:left w:val="none" w:sz="0" w:space="0" w:color="auto"/>
                <w:bottom w:val="none" w:sz="0" w:space="0" w:color="auto"/>
                <w:right w:val="none" w:sz="0" w:space="0" w:color="auto"/>
              </w:divBdr>
            </w:div>
            <w:div w:id="1512065869">
              <w:marLeft w:val="0"/>
              <w:marRight w:val="0"/>
              <w:marTop w:val="0"/>
              <w:marBottom w:val="0"/>
              <w:divBdr>
                <w:top w:val="none" w:sz="0" w:space="0" w:color="auto"/>
                <w:left w:val="none" w:sz="0" w:space="0" w:color="auto"/>
                <w:bottom w:val="none" w:sz="0" w:space="0" w:color="auto"/>
                <w:right w:val="none" w:sz="0" w:space="0" w:color="auto"/>
              </w:divBdr>
            </w:div>
            <w:div w:id="1522009905">
              <w:marLeft w:val="0"/>
              <w:marRight w:val="0"/>
              <w:marTop w:val="0"/>
              <w:marBottom w:val="0"/>
              <w:divBdr>
                <w:top w:val="none" w:sz="0" w:space="0" w:color="auto"/>
                <w:left w:val="none" w:sz="0" w:space="0" w:color="auto"/>
                <w:bottom w:val="none" w:sz="0" w:space="0" w:color="auto"/>
                <w:right w:val="none" w:sz="0" w:space="0" w:color="auto"/>
              </w:divBdr>
            </w:div>
            <w:div w:id="1538817306">
              <w:marLeft w:val="0"/>
              <w:marRight w:val="0"/>
              <w:marTop w:val="0"/>
              <w:marBottom w:val="0"/>
              <w:divBdr>
                <w:top w:val="none" w:sz="0" w:space="0" w:color="auto"/>
                <w:left w:val="none" w:sz="0" w:space="0" w:color="auto"/>
                <w:bottom w:val="none" w:sz="0" w:space="0" w:color="auto"/>
                <w:right w:val="none" w:sz="0" w:space="0" w:color="auto"/>
              </w:divBdr>
            </w:div>
            <w:div w:id="1574315658">
              <w:marLeft w:val="0"/>
              <w:marRight w:val="0"/>
              <w:marTop w:val="0"/>
              <w:marBottom w:val="0"/>
              <w:divBdr>
                <w:top w:val="none" w:sz="0" w:space="0" w:color="auto"/>
                <w:left w:val="none" w:sz="0" w:space="0" w:color="auto"/>
                <w:bottom w:val="none" w:sz="0" w:space="0" w:color="auto"/>
                <w:right w:val="none" w:sz="0" w:space="0" w:color="auto"/>
              </w:divBdr>
            </w:div>
            <w:div w:id="1625885882">
              <w:marLeft w:val="0"/>
              <w:marRight w:val="0"/>
              <w:marTop w:val="0"/>
              <w:marBottom w:val="0"/>
              <w:divBdr>
                <w:top w:val="none" w:sz="0" w:space="0" w:color="auto"/>
                <w:left w:val="none" w:sz="0" w:space="0" w:color="auto"/>
                <w:bottom w:val="none" w:sz="0" w:space="0" w:color="auto"/>
                <w:right w:val="none" w:sz="0" w:space="0" w:color="auto"/>
              </w:divBdr>
            </w:div>
            <w:div w:id="1633169253">
              <w:marLeft w:val="0"/>
              <w:marRight w:val="0"/>
              <w:marTop w:val="0"/>
              <w:marBottom w:val="0"/>
              <w:divBdr>
                <w:top w:val="none" w:sz="0" w:space="0" w:color="auto"/>
                <w:left w:val="none" w:sz="0" w:space="0" w:color="auto"/>
                <w:bottom w:val="none" w:sz="0" w:space="0" w:color="auto"/>
                <w:right w:val="none" w:sz="0" w:space="0" w:color="auto"/>
              </w:divBdr>
            </w:div>
            <w:div w:id="1645544250">
              <w:marLeft w:val="0"/>
              <w:marRight w:val="0"/>
              <w:marTop w:val="0"/>
              <w:marBottom w:val="0"/>
              <w:divBdr>
                <w:top w:val="none" w:sz="0" w:space="0" w:color="auto"/>
                <w:left w:val="none" w:sz="0" w:space="0" w:color="auto"/>
                <w:bottom w:val="none" w:sz="0" w:space="0" w:color="auto"/>
                <w:right w:val="none" w:sz="0" w:space="0" w:color="auto"/>
              </w:divBdr>
            </w:div>
            <w:div w:id="1740322166">
              <w:marLeft w:val="0"/>
              <w:marRight w:val="0"/>
              <w:marTop w:val="0"/>
              <w:marBottom w:val="0"/>
              <w:divBdr>
                <w:top w:val="none" w:sz="0" w:space="0" w:color="auto"/>
                <w:left w:val="none" w:sz="0" w:space="0" w:color="auto"/>
                <w:bottom w:val="none" w:sz="0" w:space="0" w:color="auto"/>
                <w:right w:val="none" w:sz="0" w:space="0" w:color="auto"/>
              </w:divBdr>
            </w:div>
            <w:div w:id="1745301414">
              <w:marLeft w:val="0"/>
              <w:marRight w:val="0"/>
              <w:marTop w:val="0"/>
              <w:marBottom w:val="0"/>
              <w:divBdr>
                <w:top w:val="none" w:sz="0" w:space="0" w:color="auto"/>
                <w:left w:val="none" w:sz="0" w:space="0" w:color="auto"/>
                <w:bottom w:val="none" w:sz="0" w:space="0" w:color="auto"/>
                <w:right w:val="none" w:sz="0" w:space="0" w:color="auto"/>
              </w:divBdr>
            </w:div>
            <w:div w:id="1821538815">
              <w:marLeft w:val="0"/>
              <w:marRight w:val="0"/>
              <w:marTop w:val="0"/>
              <w:marBottom w:val="0"/>
              <w:divBdr>
                <w:top w:val="none" w:sz="0" w:space="0" w:color="auto"/>
                <w:left w:val="none" w:sz="0" w:space="0" w:color="auto"/>
                <w:bottom w:val="none" w:sz="0" w:space="0" w:color="auto"/>
                <w:right w:val="none" w:sz="0" w:space="0" w:color="auto"/>
              </w:divBdr>
            </w:div>
            <w:div w:id="1877618335">
              <w:marLeft w:val="0"/>
              <w:marRight w:val="0"/>
              <w:marTop w:val="0"/>
              <w:marBottom w:val="0"/>
              <w:divBdr>
                <w:top w:val="none" w:sz="0" w:space="0" w:color="auto"/>
                <w:left w:val="none" w:sz="0" w:space="0" w:color="auto"/>
                <w:bottom w:val="none" w:sz="0" w:space="0" w:color="auto"/>
                <w:right w:val="none" w:sz="0" w:space="0" w:color="auto"/>
              </w:divBdr>
            </w:div>
            <w:div w:id="1880051719">
              <w:marLeft w:val="0"/>
              <w:marRight w:val="0"/>
              <w:marTop w:val="0"/>
              <w:marBottom w:val="0"/>
              <w:divBdr>
                <w:top w:val="none" w:sz="0" w:space="0" w:color="auto"/>
                <w:left w:val="none" w:sz="0" w:space="0" w:color="auto"/>
                <w:bottom w:val="none" w:sz="0" w:space="0" w:color="auto"/>
                <w:right w:val="none" w:sz="0" w:space="0" w:color="auto"/>
              </w:divBdr>
            </w:div>
            <w:div w:id="1896239833">
              <w:marLeft w:val="0"/>
              <w:marRight w:val="0"/>
              <w:marTop w:val="0"/>
              <w:marBottom w:val="0"/>
              <w:divBdr>
                <w:top w:val="none" w:sz="0" w:space="0" w:color="auto"/>
                <w:left w:val="none" w:sz="0" w:space="0" w:color="auto"/>
                <w:bottom w:val="none" w:sz="0" w:space="0" w:color="auto"/>
                <w:right w:val="none" w:sz="0" w:space="0" w:color="auto"/>
              </w:divBdr>
            </w:div>
            <w:div w:id="1903517222">
              <w:marLeft w:val="0"/>
              <w:marRight w:val="0"/>
              <w:marTop w:val="0"/>
              <w:marBottom w:val="0"/>
              <w:divBdr>
                <w:top w:val="none" w:sz="0" w:space="0" w:color="auto"/>
                <w:left w:val="none" w:sz="0" w:space="0" w:color="auto"/>
                <w:bottom w:val="none" w:sz="0" w:space="0" w:color="auto"/>
                <w:right w:val="none" w:sz="0" w:space="0" w:color="auto"/>
              </w:divBdr>
            </w:div>
            <w:div w:id="1918859005">
              <w:marLeft w:val="0"/>
              <w:marRight w:val="0"/>
              <w:marTop w:val="0"/>
              <w:marBottom w:val="0"/>
              <w:divBdr>
                <w:top w:val="none" w:sz="0" w:space="0" w:color="auto"/>
                <w:left w:val="none" w:sz="0" w:space="0" w:color="auto"/>
                <w:bottom w:val="none" w:sz="0" w:space="0" w:color="auto"/>
                <w:right w:val="none" w:sz="0" w:space="0" w:color="auto"/>
              </w:divBdr>
            </w:div>
            <w:div w:id="1929196925">
              <w:marLeft w:val="0"/>
              <w:marRight w:val="0"/>
              <w:marTop w:val="0"/>
              <w:marBottom w:val="0"/>
              <w:divBdr>
                <w:top w:val="none" w:sz="0" w:space="0" w:color="auto"/>
                <w:left w:val="none" w:sz="0" w:space="0" w:color="auto"/>
                <w:bottom w:val="none" w:sz="0" w:space="0" w:color="auto"/>
                <w:right w:val="none" w:sz="0" w:space="0" w:color="auto"/>
              </w:divBdr>
            </w:div>
            <w:div w:id="1941255233">
              <w:marLeft w:val="0"/>
              <w:marRight w:val="0"/>
              <w:marTop w:val="0"/>
              <w:marBottom w:val="0"/>
              <w:divBdr>
                <w:top w:val="none" w:sz="0" w:space="0" w:color="auto"/>
                <w:left w:val="none" w:sz="0" w:space="0" w:color="auto"/>
                <w:bottom w:val="none" w:sz="0" w:space="0" w:color="auto"/>
                <w:right w:val="none" w:sz="0" w:space="0" w:color="auto"/>
              </w:divBdr>
            </w:div>
            <w:div w:id="1995526049">
              <w:marLeft w:val="0"/>
              <w:marRight w:val="0"/>
              <w:marTop w:val="0"/>
              <w:marBottom w:val="0"/>
              <w:divBdr>
                <w:top w:val="none" w:sz="0" w:space="0" w:color="auto"/>
                <w:left w:val="none" w:sz="0" w:space="0" w:color="auto"/>
                <w:bottom w:val="none" w:sz="0" w:space="0" w:color="auto"/>
                <w:right w:val="none" w:sz="0" w:space="0" w:color="auto"/>
              </w:divBdr>
            </w:div>
            <w:div w:id="2017295264">
              <w:marLeft w:val="0"/>
              <w:marRight w:val="0"/>
              <w:marTop w:val="0"/>
              <w:marBottom w:val="0"/>
              <w:divBdr>
                <w:top w:val="none" w:sz="0" w:space="0" w:color="auto"/>
                <w:left w:val="none" w:sz="0" w:space="0" w:color="auto"/>
                <w:bottom w:val="none" w:sz="0" w:space="0" w:color="auto"/>
                <w:right w:val="none" w:sz="0" w:space="0" w:color="auto"/>
              </w:divBdr>
            </w:div>
            <w:div w:id="2025210760">
              <w:marLeft w:val="0"/>
              <w:marRight w:val="0"/>
              <w:marTop w:val="0"/>
              <w:marBottom w:val="0"/>
              <w:divBdr>
                <w:top w:val="none" w:sz="0" w:space="0" w:color="auto"/>
                <w:left w:val="none" w:sz="0" w:space="0" w:color="auto"/>
                <w:bottom w:val="none" w:sz="0" w:space="0" w:color="auto"/>
                <w:right w:val="none" w:sz="0" w:space="0" w:color="auto"/>
              </w:divBdr>
            </w:div>
            <w:div w:id="2069497103">
              <w:marLeft w:val="0"/>
              <w:marRight w:val="0"/>
              <w:marTop w:val="0"/>
              <w:marBottom w:val="0"/>
              <w:divBdr>
                <w:top w:val="none" w:sz="0" w:space="0" w:color="auto"/>
                <w:left w:val="none" w:sz="0" w:space="0" w:color="auto"/>
                <w:bottom w:val="none" w:sz="0" w:space="0" w:color="auto"/>
                <w:right w:val="none" w:sz="0" w:space="0" w:color="auto"/>
              </w:divBdr>
            </w:div>
            <w:div w:id="2075397815">
              <w:marLeft w:val="0"/>
              <w:marRight w:val="0"/>
              <w:marTop w:val="0"/>
              <w:marBottom w:val="0"/>
              <w:divBdr>
                <w:top w:val="none" w:sz="0" w:space="0" w:color="auto"/>
                <w:left w:val="none" w:sz="0" w:space="0" w:color="auto"/>
                <w:bottom w:val="none" w:sz="0" w:space="0" w:color="auto"/>
                <w:right w:val="none" w:sz="0" w:space="0" w:color="auto"/>
              </w:divBdr>
            </w:div>
            <w:div w:id="2100174165">
              <w:marLeft w:val="0"/>
              <w:marRight w:val="0"/>
              <w:marTop w:val="0"/>
              <w:marBottom w:val="0"/>
              <w:divBdr>
                <w:top w:val="none" w:sz="0" w:space="0" w:color="auto"/>
                <w:left w:val="none" w:sz="0" w:space="0" w:color="auto"/>
                <w:bottom w:val="none" w:sz="0" w:space="0" w:color="auto"/>
                <w:right w:val="none" w:sz="0" w:space="0" w:color="auto"/>
              </w:divBdr>
            </w:div>
            <w:div w:id="21309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9657">
      <w:bodyDiv w:val="1"/>
      <w:marLeft w:val="0"/>
      <w:marRight w:val="0"/>
      <w:marTop w:val="0"/>
      <w:marBottom w:val="0"/>
      <w:divBdr>
        <w:top w:val="none" w:sz="0" w:space="0" w:color="auto"/>
        <w:left w:val="none" w:sz="0" w:space="0" w:color="auto"/>
        <w:bottom w:val="none" w:sz="0" w:space="0" w:color="auto"/>
        <w:right w:val="none" w:sz="0" w:space="0" w:color="auto"/>
      </w:divBdr>
      <w:divsChild>
        <w:div w:id="1468471096">
          <w:marLeft w:val="0"/>
          <w:marRight w:val="0"/>
          <w:marTop w:val="0"/>
          <w:marBottom w:val="0"/>
          <w:divBdr>
            <w:top w:val="single" w:sz="2" w:space="0" w:color="E3E3E3"/>
            <w:left w:val="single" w:sz="2" w:space="0" w:color="E3E3E3"/>
            <w:bottom w:val="single" w:sz="2" w:space="0" w:color="E3E3E3"/>
            <w:right w:val="single" w:sz="2" w:space="0" w:color="E3E3E3"/>
          </w:divBdr>
          <w:divsChild>
            <w:div w:id="1625691013">
              <w:marLeft w:val="0"/>
              <w:marRight w:val="0"/>
              <w:marTop w:val="0"/>
              <w:marBottom w:val="0"/>
              <w:divBdr>
                <w:top w:val="single" w:sz="2" w:space="0" w:color="E3E3E3"/>
                <w:left w:val="single" w:sz="2" w:space="0" w:color="E3E3E3"/>
                <w:bottom w:val="single" w:sz="2" w:space="0" w:color="E3E3E3"/>
                <w:right w:val="single" w:sz="2" w:space="0" w:color="E3E3E3"/>
              </w:divBdr>
              <w:divsChild>
                <w:div w:id="317346737">
                  <w:marLeft w:val="0"/>
                  <w:marRight w:val="0"/>
                  <w:marTop w:val="0"/>
                  <w:marBottom w:val="0"/>
                  <w:divBdr>
                    <w:top w:val="single" w:sz="2" w:space="0" w:color="E3E3E3"/>
                    <w:left w:val="single" w:sz="2" w:space="0" w:color="E3E3E3"/>
                    <w:bottom w:val="single" w:sz="2" w:space="0" w:color="E3E3E3"/>
                    <w:right w:val="single" w:sz="2" w:space="0" w:color="E3E3E3"/>
                  </w:divBdr>
                  <w:divsChild>
                    <w:div w:id="218982825">
                      <w:marLeft w:val="0"/>
                      <w:marRight w:val="0"/>
                      <w:marTop w:val="0"/>
                      <w:marBottom w:val="0"/>
                      <w:divBdr>
                        <w:top w:val="single" w:sz="2" w:space="0" w:color="E3E3E3"/>
                        <w:left w:val="single" w:sz="2" w:space="0" w:color="E3E3E3"/>
                        <w:bottom w:val="single" w:sz="2" w:space="0" w:color="E3E3E3"/>
                        <w:right w:val="single" w:sz="2" w:space="0" w:color="E3E3E3"/>
                      </w:divBdr>
                      <w:divsChild>
                        <w:div w:id="1099368629">
                          <w:marLeft w:val="0"/>
                          <w:marRight w:val="0"/>
                          <w:marTop w:val="0"/>
                          <w:marBottom w:val="0"/>
                          <w:divBdr>
                            <w:top w:val="single" w:sz="2" w:space="0" w:color="E3E3E3"/>
                            <w:left w:val="single" w:sz="2" w:space="0" w:color="E3E3E3"/>
                            <w:bottom w:val="single" w:sz="2" w:space="0" w:color="E3E3E3"/>
                            <w:right w:val="single" w:sz="2" w:space="0" w:color="E3E3E3"/>
                          </w:divBdr>
                          <w:divsChild>
                            <w:div w:id="116878425">
                              <w:marLeft w:val="0"/>
                              <w:marRight w:val="0"/>
                              <w:marTop w:val="0"/>
                              <w:marBottom w:val="0"/>
                              <w:divBdr>
                                <w:top w:val="single" w:sz="2" w:space="2" w:color="E3E3E3"/>
                                <w:left w:val="single" w:sz="2" w:space="0" w:color="E3E3E3"/>
                                <w:bottom w:val="single" w:sz="2" w:space="0" w:color="E3E3E3"/>
                                <w:right w:val="single" w:sz="2" w:space="0" w:color="E3E3E3"/>
                              </w:divBdr>
                              <w:divsChild>
                                <w:div w:id="782385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2589872">
          <w:marLeft w:val="0"/>
          <w:marRight w:val="0"/>
          <w:marTop w:val="0"/>
          <w:marBottom w:val="0"/>
          <w:divBdr>
            <w:top w:val="single" w:sz="2" w:space="0" w:color="E3E3E3"/>
            <w:left w:val="single" w:sz="2" w:space="0" w:color="E3E3E3"/>
            <w:bottom w:val="single" w:sz="2" w:space="0" w:color="E3E3E3"/>
            <w:right w:val="single" w:sz="2" w:space="0" w:color="E3E3E3"/>
          </w:divBdr>
          <w:divsChild>
            <w:div w:id="813837489">
              <w:marLeft w:val="0"/>
              <w:marRight w:val="0"/>
              <w:marTop w:val="0"/>
              <w:marBottom w:val="0"/>
              <w:divBdr>
                <w:top w:val="single" w:sz="2" w:space="0" w:color="E3E3E3"/>
                <w:left w:val="single" w:sz="2" w:space="0" w:color="E3E3E3"/>
                <w:bottom w:val="single" w:sz="2" w:space="0" w:color="E3E3E3"/>
                <w:right w:val="single" w:sz="2" w:space="0" w:color="E3E3E3"/>
              </w:divBdr>
              <w:divsChild>
                <w:div w:id="438911786">
                  <w:marLeft w:val="0"/>
                  <w:marRight w:val="0"/>
                  <w:marTop w:val="0"/>
                  <w:marBottom w:val="0"/>
                  <w:divBdr>
                    <w:top w:val="single" w:sz="2" w:space="0" w:color="E3E3E3"/>
                    <w:left w:val="single" w:sz="2" w:space="0" w:color="E3E3E3"/>
                    <w:bottom w:val="single" w:sz="2" w:space="0" w:color="E3E3E3"/>
                    <w:right w:val="single" w:sz="2" w:space="0" w:color="E3E3E3"/>
                  </w:divBdr>
                  <w:divsChild>
                    <w:div w:id="66416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2028810">
      <w:bodyDiv w:val="1"/>
      <w:marLeft w:val="0"/>
      <w:marRight w:val="0"/>
      <w:marTop w:val="0"/>
      <w:marBottom w:val="0"/>
      <w:divBdr>
        <w:top w:val="none" w:sz="0" w:space="0" w:color="auto"/>
        <w:left w:val="none" w:sz="0" w:space="0" w:color="auto"/>
        <w:bottom w:val="none" w:sz="0" w:space="0" w:color="auto"/>
        <w:right w:val="none" w:sz="0" w:space="0" w:color="auto"/>
      </w:divBdr>
      <w:divsChild>
        <w:div w:id="912667083">
          <w:marLeft w:val="0"/>
          <w:marRight w:val="0"/>
          <w:marTop w:val="0"/>
          <w:marBottom w:val="0"/>
          <w:divBdr>
            <w:top w:val="none" w:sz="0" w:space="0" w:color="auto"/>
            <w:left w:val="none" w:sz="0" w:space="0" w:color="auto"/>
            <w:bottom w:val="none" w:sz="0" w:space="0" w:color="auto"/>
            <w:right w:val="none" w:sz="0" w:space="0" w:color="auto"/>
          </w:divBdr>
          <w:divsChild>
            <w:div w:id="10035841">
              <w:marLeft w:val="0"/>
              <w:marRight w:val="0"/>
              <w:marTop w:val="0"/>
              <w:marBottom w:val="0"/>
              <w:divBdr>
                <w:top w:val="none" w:sz="0" w:space="0" w:color="auto"/>
                <w:left w:val="none" w:sz="0" w:space="0" w:color="auto"/>
                <w:bottom w:val="none" w:sz="0" w:space="0" w:color="auto"/>
                <w:right w:val="none" w:sz="0" w:space="0" w:color="auto"/>
              </w:divBdr>
            </w:div>
            <w:div w:id="12735029">
              <w:marLeft w:val="0"/>
              <w:marRight w:val="0"/>
              <w:marTop w:val="0"/>
              <w:marBottom w:val="0"/>
              <w:divBdr>
                <w:top w:val="none" w:sz="0" w:space="0" w:color="auto"/>
                <w:left w:val="none" w:sz="0" w:space="0" w:color="auto"/>
                <w:bottom w:val="none" w:sz="0" w:space="0" w:color="auto"/>
                <w:right w:val="none" w:sz="0" w:space="0" w:color="auto"/>
              </w:divBdr>
            </w:div>
            <w:div w:id="30344438">
              <w:marLeft w:val="0"/>
              <w:marRight w:val="0"/>
              <w:marTop w:val="0"/>
              <w:marBottom w:val="0"/>
              <w:divBdr>
                <w:top w:val="none" w:sz="0" w:space="0" w:color="auto"/>
                <w:left w:val="none" w:sz="0" w:space="0" w:color="auto"/>
                <w:bottom w:val="none" w:sz="0" w:space="0" w:color="auto"/>
                <w:right w:val="none" w:sz="0" w:space="0" w:color="auto"/>
              </w:divBdr>
            </w:div>
            <w:div w:id="57946268">
              <w:marLeft w:val="0"/>
              <w:marRight w:val="0"/>
              <w:marTop w:val="0"/>
              <w:marBottom w:val="0"/>
              <w:divBdr>
                <w:top w:val="none" w:sz="0" w:space="0" w:color="auto"/>
                <w:left w:val="none" w:sz="0" w:space="0" w:color="auto"/>
                <w:bottom w:val="none" w:sz="0" w:space="0" w:color="auto"/>
                <w:right w:val="none" w:sz="0" w:space="0" w:color="auto"/>
              </w:divBdr>
            </w:div>
            <w:div w:id="72044894">
              <w:marLeft w:val="0"/>
              <w:marRight w:val="0"/>
              <w:marTop w:val="0"/>
              <w:marBottom w:val="0"/>
              <w:divBdr>
                <w:top w:val="none" w:sz="0" w:space="0" w:color="auto"/>
                <w:left w:val="none" w:sz="0" w:space="0" w:color="auto"/>
                <w:bottom w:val="none" w:sz="0" w:space="0" w:color="auto"/>
                <w:right w:val="none" w:sz="0" w:space="0" w:color="auto"/>
              </w:divBdr>
            </w:div>
            <w:div w:id="75831351">
              <w:marLeft w:val="0"/>
              <w:marRight w:val="0"/>
              <w:marTop w:val="0"/>
              <w:marBottom w:val="0"/>
              <w:divBdr>
                <w:top w:val="none" w:sz="0" w:space="0" w:color="auto"/>
                <w:left w:val="none" w:sz="0" w:space="0" w:color="auto"/>
                <w:bottom w:val="none" w:sz="0" w:space="0" w:color="auto"/>
                <w:right w:val="none" w:sz="0" w:space="0" w:color="auto"/>
              </w:divBdr>
            </w:div>
            <w:div w:id="124550535">
              <w:marLeft w:val="0"/>
              <w:marRight w:val="0"/>
              <w:marTop w:val="0"/>
              <w:marBottom w:val="0"/>
              <w:divBdr>
                <w:top w:val="none" w:sz="0" w:space="0" w:color="auto"/>
                <w:left w:val="none" w:sz="0" w:space="0" w:color="auto"/>
                <w:bottom w:val="none" w:sz="0" w:space="0" w:color="auto"/>
                <w:right w:val="none" w:sz="0" w:space="0" w:color="auto"/>
              </w:divBdr>
            </w:div>
            <w:div w:id="132062056">
              <w:marLeft w:val="0"/>
              <w:marRight w:val="0"/>
              <w:marTop w:val="0"/>
              <w:marBottom w:val="0"/>
              <w:divBdr>
                <w:top w:val="none" w:sz="0" w:space="0" w:color="auto"/>
                <w:left w:val="none" w:sz="0" w:space="0" w:color="auto"/>
                <w:bottom w:val="none" w:sz="0" w:space="0" w:color="auto"/>
                <w:right w:val="none" w:sz="0" w:space="0" w:color="auto"/>
              </w:divBdr>
            </w:div>
            <w:div w:id="138232471">
              <w:marLeft w:val="0"/>
              <w:marRight w:val="0"/>
              <w:marTop w:val="0"/>
              <w:marBottom w:val="0"/>
              <w:divBdr>
                <w:top w:val="none" w:sz="0" w:space="0" w:color="auto"/>
                <w:left w:val="none" w:sz="0" w:space="0" w:color="auto"/>
                <w:bottom w:val="none" w:sz="0" w:space="0" w:color="auto"/>
                <w:right w:val="none" w:sz="0" w:space="0" w:color="auto"/>
              </w:divBdr>
            </w:div>
            <w:div w:id="179004260">
              <w:marLeft w:val="0"/>
              <w:marRight w:val="0"/>
              <w:marTop w:val="0"/>
              <w:marBottom w:val="0"/>
              <w:divBdr>
                <w:top w:val="none" w:sz="0" w:space="0" w:color="auto"/>
                <w:left w:val="none" w:sz="0" w:space="0" w:color="auto"/>
                <w:bottom w:val="none" w:sz="0" w:space="0" w:color="auto"/>
                <w:right w:val="none" w:sz="0" w:space="0" w:color="auto"/>
              </w:divBdr>
            </w:div>
            <w:div w:id="242112073">
              <w:marLeft w:val="0"/>
              <w:marRight w:val="0"/>
              <w:marTop w:val="0"/>
              <w:marBottom w:val="0"/>
              <w:divBdr>
                <w:top w:val="none" w:sz="0" w:space="0" w:color="auto"/>
                <w:left w:val="none" w:sz="0" w:space="0" w:color="auto"/>
                <w:bottom w:val="none" w:sz="0" w:space="0" w:color="auto"/>
                <w:right w:val="none" w:sz="0" w:space="0" w:color="auto"/>
              </w:divBdr>
            </w:div>
            <w:div w:id="287320137">
              <w:marLeft w:val="0"/>
              <w:marRight w:val="0"/>
              <w:marTop w:val="0"/>
              <w:marBottom w:val="0"/>
              <w:divBdr>
                <w:top w:val="none" w:sz="0" w:space="0" w:color="auto"/>
                <w:left w:val="none" w:sz="0" w:space="0" w:color="auto"/>
                <w:bottom w:val="none" w:sz="0" w:space="0" w:color="auto"/>
                <w:right w:val="none" w:sz="0" w:space="0" w:color="auto"/>
              </w:divBdr>
            </w:div>
            <w:div w:id="302776731">
              <w:marLeft w:val="0"/>
              <w:marRight w:val="0"/>
              <w:marTop w:val="0"/>
              <w:marBottom w:val="0"/>
              <w:divBdr>
                <w:top w:val="none" w:sz="0" w:space="0" w:color="auto"/>
                <w:left w:val="none" w:sz="0" w:space="0" w:color="auto"/>
                <w:bottom w:val="none" w:sz="0" w:space="0" w:color="auto"/>
                <w:right w:val="none" w:sz="0" w:space="0" w:color="auto"/>
              </w:divBdr>
            </w:div>
            <w:div w:id="331227638">
              <w:marLeft w:val="0"/>
              <w:marRight w:val="0"/>
              <w:marTop w:val="0"/>
              <w:marBottom w:val="0"/>
              <w:divBdr>
                <w:top w:val="none" w:sz="0" w:space="0" w:color="auto"/>
                <w:left w:val="none" w:sz="0" w:space="0" w:color="auto"/>
                <w:bottom w:val="none" w:sz="0" w:space="0" w:color="auto"/>
                <w:right w:val="none" w:sz="0" w:space="0" w:color="auto"/>
              </w:divBdr>
            </w:div>
            <w:div w:id="382293017">
              <w:marLeft w:val="0"/>
              <w:marRight w:val="0"/>
              <w:marTop w:val="0"/>
              <w:marBottom w:val="0"/>
              <w:divBdr>
                <w:top w:val="none" w:sz="0" w:space="0" w:color="auto"/>
                <w:left w:val="none" w:sz="0" w:space="0" w:color="auto"/>
                <w:bottom w:val="none" w:sz="0" w:space="0" w:color="auto"/>
                <w:right w:val="none" w:sz="0" w:space="0" w:color="auto"/>
              </w:divBdr>
            </w:div>
            <w:div w:id="429470915">
              <w:marLeft w:val="0"/>
              <w:marRight w:val="0"/>
              <w:marTop w:val="0"/>
              <w:marBottom w:val="0"/>
              <w:divBdr>
                <w:top w:val="none" w:sz="0" w:space="0" w:color="auto"/>
                <w:left w:val="none" w:sz="0" w:space="0" w:color="auto"/>
                <w:bottom w:val="none" w:sz="0" w:space="0" w:color="auto"/>
                <w:right w:val="none" w:sz="0" w:space="0" w:color="auto"/>
              </w:divBdr>
            </w:div>
            <w:div w:id="544221460">
              <w:marLeft w:val="0"/>
              <w:marRight w:val="0"/>
              <w:marTop w:val="0"/>
              <w:marBottom w:val="0"/>
              <w:divBdr>
                <w:top w:val="none" w:sz="0" w:space="0" w:color="auto"/>
                <w:left w:val="none" w:sz="0" w:space="0" w:color="auto"/>
                <w:bottom w:val="none" w:sz="0" w:space="0" w:color="auto"/>
                <w:right w:val="none" w:sz="0" w:space="0" w:color="auto"/>
              </w:divBdr>
            </w:div>
            <w:div w:id="591554108">
              <w:marLeft w:val="0"/>
              <w:marRight w:val="0"/>
              <w:marTop w:val="0"/>
              <w:marBottom w:val="0"/>
              <w:divBdr>
                <w:top w:val="none" w:sz="0" w:space="0" w:color="auto"/>
                <w:left w:val="none" w:sz="0" w:space="0" w:color="auto"/>
                <w:bottom w:val="none" w:sz="0" w:space="0" w:color="auto"/>
                <w:right w:val="none" w:sz="0" w:space="0" w:color="auto"/>
              </w:divBdr>
            </w:div>
            <w:div w:id="591818934">
              <w:marLeft w:val="0"/>
              <w:marRight w:val="0"/>
              <w:marTop w:val="0"/>
              <w:marBottom w:val="0"/>
              <w:divBdr>
                <w:top w:val="none" w:sz="0" w:space="0" w:color="auto"/>
                <w:left w:val="none" w:sz="0" w:space="0" w:color="auto"/>
                <w:bottom w:val="none" w:sz="0" w:space="0" w:color="auto"/>
                <w:right w:val="none" w:sz="0" w:space="0" w:color="auto"/>
              </w:divBdr>
            </w:div>
            <w:div w:id="597711236">
              <w:marLeft w:val="0"/>
              <w:marRight w:val="0"/>
              <w:marTop w:val="0"/>
              <w:marBottom w:val="0"/>
              <w:divBdr>
                <w:top w:val="none" w:sz="0" w:space="0" w:color="auto"/>
                <w:left w:val="none" w:sz="0" w:space="0" w:color="auto"/>
                <w:bottom w:val="none" w:sz="0" w:space="0" w:color="auto"/>
                <w:right w:val="none" w:sz="0" w:space="0" w:color="auto"/>
              </w:divBdr>
            </w:div>
            <w:div w:id="597760793">
              <w:marLeft w:val="0"/>
              <w:marRight w:val="0"/>
              <w:marTop w:val="0"/>
              <w:marBottom w:val="0"/>
              <w:divBdr>
                <w:top w:val="none" w:sz="0" w:space="0" w:color="auto"/>
                <w:left w:val="none" w:sz="0" w:space="0" w:color="auto"/>
                <w:bottom w:val="none" w:sz="0" w:space="0" w:color="auto"/>
                <w:right w:val="none" w:sz="0" w:space="0" w:color="auto"/>
              </w:divBdr>
            </w:div>
            <w:div w:id="598879945">
              <w:marLeft w:val="0"/>
              <w:marRight w:val="0"/>
              <w:marTop w:val="0"/>
              <w:marBottom w:val="0"/>
              <w:divBdr>
                <w:top w:val="none" w:sz="0" w:space="0" w:color="auto"/>
                <w:left w:val="none" w:sz="0" w:space="0" w:color="auto"/>
                <w:bottom w:val="none" w:sz="0" w:space="0" w:color="auto"/>
                <w:right w:val="none" w:sz="0" w:space="0" w:color="auto"/>
              </w:divBdr>
            </w:div>
            <w:div w:id="600914975">
              <w:marLeft w:val="0"/>
              <w:marRight w:val="0"/>
              <w:marTop w:val="0"/>
              <w:marBottom w:val="0"/>
              <w:divBdr>
                <w:top w:val="none" w:sz="0" w:space="0" w:color="auto"/>
                <w:left w:val="none" w:sz="0" w:space="0" w:color="auto"/>
                <w:bottom w:val="none" w:sz="0" w:space="0" w:color="auto"/>
                <w:right w:val="none" w:sz="0" w:space="0" w:color="auto"/>
              </w:divBdr>
            </w:div>
            <w:div w:id="686298841">
              <w:marLeft w:val="0"/>
              <w:marRight w:val="0"/>
              <w:marTop w:val="0"/>
              <w:marBottom w:val="0"/>
              <w:divBdr>
                <w:top w:val="none" w:sz="0" w:space="0" w:color="auto"/>
                <w:left w:val="none" w:sz="0" w:space="0" w:color="auto"/>
                <w:bottom w:val="none" w:sz="0" w:space="0" w:color="auto"/>
                <w:right w:val="none" w:sz="0" w:space="0" w:color="auto"/>
              </w:divBdr>
            </w:div>
            <w:div w:id="697924437">
              <w:marLeft w:val="0"/>
              <w:marRight w:val="0"/>
              <w:marTop w:val="0"/>
              <w:marBottom w:val="0"/>
              <w:divBdr>
                <w:top w:val="none" w:sz="0" w:space="0" w:color="auto"/>
                <w:left w:val="none" w:sz="0" w:space="0" w:color="auto"/>
                <w:bottom w:val="none" w:sz="0" w:space="0" w:color="auto"/>
                <w:right w:val="none" w:sz="0" w:space="0" w:color="auto"/>
              </w:divBdr>
            </w:div>
            <w:div w:id="737749544">
              <w:marLeft w:val="0"/>
              <w:marRight w:val="0"/>
              <w:marTop w:val="0"/>
              <w:marBottom w:val="0"/>
              <w:divBdr>
                <w:top w:val="none" w:sz="0" w:space="0" w:color="auto"/>
                <w:left w:val="none" w:sz="0" w:space="0" w:color="auto"/>
                <w:bottom w:val="none" w:sz="0" w:space="0" w:color="auto"/>
                <w:right w:val="none" w:sz="0" w:space="0" w:color="auto"/>
              </w:divBdr>
            </w:div>
            <w:div w:id="786705552">
              <w:marLeft w:val="0"/>
              <w:marRight w:val="0"/>
              <w:marTop w:val="0"/>
              <w:marBottom w:val="0"/>
              <w:divBdr>
                <w:top w:val="none" w:sz="0" w:space="0" w:color="auto"/>
                <w:left w:val="none" w:sz="0" w:space="0" w:color="auto"/>
                <w:bottom w:val="none" w:sz="0" w:space="0" w:color="auto"/>
                <w:right w:val="none" w:sz="0" w:space="0" w:color="auto"/>
              </w:divBdr>
            </w:div>
            <w:div w:id="804200689">
              <w:marLeft w:val="0"/>
              <w:marRight w:val="0"/>
              <w:marTop w:val="0"/>
              <w:marBottom w:val="0"/>
              <w:divBdr>
                <w:top w:val="none" w:sz="0" w:space="0" w:color="auto"/>
                <w:left w:val="none" w:sz="0" w:space="0" w:color="auto"/>
                <w:bottom w:val="none" w:sz="0" w:space="0" w:color="auto"/>
                <w:right w:val="none" w:sz="0" w:space="0" w:color="auto"/>
              </w:divBdr>
            </w:div>
            <w:div w:id="842206879">
              <w:marLeft w:val="0"/>
              <w:marRight w:val="0"/>
              <w:marTop w:val="0"/>
              <w:marBottom w:val="0"/>
              <w:divBdr>
                <w:top w:val="none" w:sz="0" w:space="0" w:color="auto"/>
                <w:left w:val="none" w:sz="0" w:space="0" w:color="auto"/>
                <w:bottom w:val="none" w:sz="0" w:space="0" w:color="auto"/>
                <w:right w:val="none" w:sz="0" w:space="0" w:color="auto"/>
              </w:divBdr>
            </w:div>
            <w:div w:id="866018462">
              <w:marLeft w:val="0"/>
              <w:marRight w:val="0"/>
              <w:marTop w:val="0"/>
              <w:marBottom w:val="0"/>
              <w:divBdr>
                <w:top w:val="none" w:sz="0" w:space="0" w:color="auto"/>
                <w:left w:val="none" w:sz="0" w:space="0" w:color="auto"/>
                <w:bottom w:val="none" w:sz="0" w:space="0" w:color="auto"/>
                <w:right w:val="none" w:sz="0" w:space="0" w:color="auto"/>
              </w:divBdr>
            </w:div>
            <w:div w:id="874463092">
              <w:marLeft w:val="0"/>
              <w:marRight w:val="0"/>
              <w:marTop w:val="0"/>
              <w:marBottom w:val="0"/>
              <w:divBdr>
                <w:top w:val="none" w:sz="0" w:space="0" w:color="auto"/>
                <w:left w:val="none" w:sz="0" w:space="0" w:color="auto"/>
                <w:bottom w:val="none" w:sz="0" w:space="0" w:color="auto"/>
                <w:right w:val="none" w:sz="0" w:space="0" w:color="auto"/>
              </w:divBdr>
            </w:div>
            <w:div w:id="906381739">
              <w:marLeft w:val="0"/>
              <w:marRight w:val="0"/>
              <w:marTop w:val="0"/>
              <w:marBottom w:val="0"/>
              <w:divBdr>
                <w:top w:val="none" w:sz="0" w:space="0" w:color="auto"/>
                <w:left w:val="none" w:sz="0" w:space="0" w:color="auto"/>
                <w:bottom w:val="none" w:sz="0" w:space="0" w:color="auto"/>
                <w:right w:val="none" w:sz="0" w:space="0" w:color="auto"/>
              </w:divBdr>
            </w:div>
            <w:div w:id="939065842">
              <w:marLeft w:val="0"/>
              <w:marRight w:val="0"/>
              <w:marTop w:val="0"/>
              <w:marBottom w:val="0"/>
              <w:divBdr>
                <w:top w:val="none" w:sz="0" w:space="0" w:color="auto"/>
                <w:left w:val="none" w:sz="0" w:space="0" w:color="auto"/>
                <w:bottom w:val="none" w:sz="0" w:space="0" w:color="auto"/>
                <w:right w:val="none" w:sz="0" w:space="0" w:color="auto"/>
              </w:divBdr>
            </w:div>
            <w:div w:id="963971372">
              <w:marLeft w:val="0"/>
              <w:marRight w:val="0"/>
              <w:marTop w:val="0"/>
              <w:marBottom w:val="0"/>
              <w:divBdr>
                <w:top w:val="none" w:sz="0" w:space="0" w:color="auto"/>
                <w:left w:val="none" w:sz="0" w:space="0" w:color="auto"/>
                <w:bottom w:val="none" w:sz="0" w:space="0" w:color="auto"/>
                <w:right w:val="none" w:sz="0" w:space="0" w:color="auto"/>
              </w:divBdr>
            </w:div>
            <w:div w:id="966469826">
              <w:marLeft w:val="0"/>
              <w:marRight w:val="0"/>
              <w:marTop w:val="0"/>
              <w:marBottom w:val="0"/>
              <w:divBdr>
                <w:top w:val="none" w:sz="0" w:space="0" w:color="auto"/>
                <w:left w:val="none" w:sz="0" w:space="0" w:color="auto"/>
                <w:bottom w:val="none" w:sz="0" w:space="0" w:color="auto"/>
                <w:right w:val="none" w:sz="0" w:space="0" w:color="auto"/>
              </w:divBdr>
            </w:div>
            <w:div w:id="986587644">
              <w:marLeft w:val="0"/>
              <w:marRight w:val="0"/>
              <w:marTop w:val="0"/>
              <w:marBottom w:val="0"/>
              <w:divBdr>
                <w:top w:val="none" w:sz="0" w:space="0" w:color="auto"/>
                <w:left w:val="none" w:sz="0" w:space="0" w:color="auto"/>
                <w:bottom w:val="none" w:sz="0" w:space="0" w:color="auto"/>
                <w:right w:val="none" w:sz="0" w:space="0" w:color="auto"/>
              </w:divBdr>
            </w:div>
            <w:div w:id="1097602537">
              <w:marLeft w:val="0"/>
              <w:marRight w:val="0"/>
              <w:marTop w:val="0"/>
              <w:marBottom w:val="0"/>
              <w:divBdr>
                <w:top w:val="none" w:sz="0" w:space="0" w:color="auto"/>
                <w:left w:val="none" w:sz="0" w:space="0" w:color="auto"/>
                <w:bottom w:val="none" w:sz="0" w:space="0" w:color="auto"/>
                <w:right w:val="none" w:sz="0" w:space="0" w:color="auto"/>
              </w:divBdr>
            </w:div>
            <w:div w:id="1131172924">
              <w:marLeft w:val="0"/>
              <w:marRight w:val="0"/>
              <w:marTop w:val="0"/>
              <w:marBottom w:val="0"/>
              <w:divBdr>
                <w:top w:val="none" w:sz="0" w:space="0" w:color="auto"/>
                <w:left w:val="none" w:sz="0" w:space="0" w:color="auto"/>
                <w:bottom w:val="none" w:sz="0" w:space="0" w:color="auto"/>
                <w:right w:val="none" w:sz="0" w:space="0" w:color="auto"/>
              </w:divBdr>
            </w:div>
            <w:div w:id="1134522246">
              <w:marLeft w:val="0"/>
              <w:marRight w:val="0"/>
              <w:marTop w:val="0"/>
              <w:marBottom w:val="0"/>
              <w:divBdr>
                <w:top w:val="none" w:sz="0" w:space="0" w:color="auto"/>
                <w:left w:val="none" w:sz="0" w:space="0" w:color="auto"/>
                <w:bottom w:val="none" w:sz="0" w:space="0" w:color="auto"/>
                <w:right w:val="none" w:sz="0" w:space="0" w:color="auto"/>
              </w:divBdr>
            </w:div>
            <w:div w:id="1149057120">
              <w:marLeft w:val="0"/>
              <w:marRight w:val="0"/>
              <w:marTop w:val="0"/>
              <w:marBottom w:val="0"/>
              <w:divBdr>
                <w:top w:val="none" w:sz="0" w:space="0" w:color="auto"/>
                <w:left w:val="none" w:sz="0" w:space="0" w:color="auto"/>
                <w:bottom w:val="none" w:sz="0" w:space="0" w:color="auto"/>
                <w:right w:val="none" w:sz="0" w:space="0" w:color="auto"/>
              </w:divBdr>
            </w:div>
            <w:div w:id="1172380118">
              <w:marLeft w:val="0"/>
              <w:marRight w:val="0"/>
              <w:marTop w:val="0"/>
              <w:marBottom w:val="0"/>
              <w:divBdr>
                <w:top w:val="none" w:sz="0" w:space="0" w:color="auto"/>
                <w:left w:val="none" w:sz="0" w:space="0" w:color="auto"/>
                <w:bottom w:val="none" w:sz="0" w:space="0" w:color="auto"/>
                <w:right w:val="none" w:sz="0" w:space="0" w:color="auto"/>
              </w:divBdr>
            </w:div>
            <w:div w:id="1199927430">
              <w:marLeft w:val="0"/>
              <w:marRight w:val="0"/>
              <w:marTop w:val="0"/>
              <w:marBottom w:val="0"/>
              <w:divBdr>
                <w:top w:val="none" w:sz="0" w:space="0" w:color="auto"/>
                <w:left w:val="none" w:sz="0" w:space="0" w:color="auto"/>
                <w:bottom w:val="none" w:sz="0" w:space="0" w:color="auto"/>
                <w:right w:val="none" w:sz="0" w:space="0" w:color="auto"/>
              </w:divBdr>
            </w:div>
            <w:div w:id="1217662133">
              <w:marLeft w:val="0"/>
              <w:marRight w:val="0"/>
              <w:marTop w:val="0"/>
              <w:marBottom w:val="0"/>
              <w:divBdr>
                <w:top w:val="none" w:sz="0" w:space="0" w:color="auto"/>
                <w:left w:val="none" w:sz="0" w:space="0" w:color="auto"/>
                <w:bottom w:val="none" w:sz="0" w:space="0" w:color="auto"/>
                <w:right w:val="none" w:sz="0" w:space="0" w:color="auto"/>
              </w:divBdr>
            </w:div>
            <w:div w:id="1248151037">
              <w:marLeft w:val="0"/>
              <w:marRight w:val="0"/>
              <w:marTop w:val="0"/>
              <w:marBottom w:val="0"/>
              <w:divBdr>
                <w:top w:val="none" w:sz="0" w:space="0" w:color="auto"/>
                <w:left w:val="none" w:sz="0" w:space="0" w:color="auto"/>
                <w:bottom w:val="none" w:sz="0" w:space="0" w:color="auto"/>
                <w:right w:val="none" w:sz="0" w:space="0" w:color="auto"/>
              </w:divBdr>
            </w:div>
            <w:div w:id="1258758778">
              <w:marLeft w:val="0"/>
              <w:marRight w:val="0"/>
              <w:marTop w:val="0"/>
              <w:marBottom w:val="0"/>
              <w:divBdr>
                <w:top w:val="none" w:sz="0" w:space="0" w:color="auto"/>
                <w:left w:val="none" w:sz="0" w:space="0" w:color="auto"/>
                <w:bottom w:val="none" w:sz="0" w:space="0" w:color="auto"/>
                <w:right w:val="none" w:sz="0" w:space="0" w:color="auto"/>
              </w:divBdr>
            </w:div>
            <w:div w:id="1291323414">
              <w:marLeft w:val="0"/>
              <w:marRight w:val="0"/>
              <w:marTop w:val="0"/>
              <w:marBottom w:val="0"/>
              <w:divBdr>
                <w:top w:val="none" w:sz="0" w:space="0" w:color="auto"/>
                <w:left w:val="none" w:sz="0" w:space="0" w:color="auto"/>
                <w:bottom w:val="none" w:sz="0" w:space="0" w:color="auto"/>
                <w:right w:val="none" w:sz="0" w:space="0" w:color="auto"/>
              </w:divBdr>
            </w:div>
            <w:div w:id="1333265664">
              <w:marLeft w:val="0"/>
              <w:marRight w:val="0"/>
              <w:marTop w:val="0"/>
              <w:marBottom w:val="0"/>
              <w:divBdr>
                <w:top w:val="none" w:sz="0" w:space="0" w:color="auto"/>
                <w:left w:val="none" w:sz="0" w:space="0" w:color="auto"/>
                <w:bottom w:val="none" w:sz="0" w:space="0" w:color="auto"/>
                <w:right w:val="none" w:sz="0" w:space="0" w:color="auto"/>
              </w:divBdr>
            </w:div>
            <w:div w:id="1344240311">
              <w:marLeft w:val="0"/>
              <w:marRight w:val="0"/>
              <w:marTop w:val="0"/>
              <w:marBottom w:val="0"/>
              <w:divBdr>
                <w:top w:val="none" w:sz="0" w:space="0" w:color="auto"/>
                <w:left w:val="none" w:sz="0" w:space="0" w:color="auto"/>
                <w:bottom w:val="none" w:sz="0" w:space="0" w:color="auto"/>
                <w:right w:val="none" w:sz="0" w:space="0" w:color="auto"/>
              </w:divBdr>
            </w:div>
            <w:div w:id="1348092385">
              <w:marLeft w:val="0"/>
              <w:marRight w:val="0"/>
              <w:marTop w:val="0"/>
              <w:marBottom w:val="0"/>
              <w:divBdr>
                <w:top w:val="none" w:sz="0" w:space="0" w:color="auto"/>
                <w:left w:val="none" w:sz="0" w:space="0" w:color="auto"/>
                <w:bottom w:val="none" w:sz="0" w:space="0" w:color="auto"/>
                <w:right w:val="none" w:sz="0" w:space="0" w:color="auto"/>
              </w:divBdr>
            </w:div>
            <w:div w:id="1358433117">
              <w:marLeft w:val="0"/>
              <w:marRight w:val="0"/>
              <w:marTop w:val="0"/>
              <w:marBottom w:val="0"/>
              <w:divBdr>
                <w:top w:val="none" w:sz="0" w:space="0" w:color="auto"/>
                <w:left w:val="none" w:sz="0" w:space="0" w:color="auto"/>
                <w:bottom w:val="none" w:sz="0" w:space="0" w:color="auto"/>
                <w:right w:val="none" w:sz="0" w:space="0" w:color="auto"/>
              </w:divBdr>
            </w:div>
            <w:div w:id="1364866682">
              <w:marLeft w:val="0"/>
              <w:marRight w:val="0"/>
              <w:marTop w:val="0"/>
              <w:marBottom w:val="0"/>
              <w:divBdr>
                <w:top w:val="none" w:sz="0" w:space="0" w:color="auto"/>
                <w:left w:val="none" w:sz="0" w:space="0" w:color="auto"/>
                <w:bottom w:val="none" w:sz="0" w:space="0" w:color="auto"/>
                <w:right w:val="none" w:sz="0" w:space="0" w:color="auto"/>
              </w:divBdr>
            </w:div>
            <w:div w:id="1410738212">
              <w:marLeft w:val="0"/>
              <w:marRight w:val="0"/>
              <w:marTop w:val="0"/>
              <w:marBottom w:val="0"/>
              <w:divBdr>
                <w:top w:val="none" w:sz="0" w:space="0" w:color="auto"/>
                <w:left w:val="none" w:sz="0" w:space="0" w:color="auto"/>
                <w:bottom w:val="none" w:sz="0" w:space="0" w:color="auto"/>
                <w:right w:val="none" w:sz="0" w:space="0" w:color="auto"/>
              </w:divBdr>
            </w:div>
            <w:div w:id="1415205592">
              <w:marLeft w:val="0"/>
              <w:marRight w:val="0"/>
              <w:marTop w:val="0"/>
              <w:marBottom w:val="0"/>
              <w:divBdr>
                <w:top w:val="none" w:sz="0" w:space="0" w:color="auto"/>
                <w:left w:val="none" w:sz="0" w:space="0" w:color="auto"/>
                <w:bottom w:val="none" w:sz="0" w:space="0" w:color="auto"/>
                <w:right w:val="none" w:sz="0" w:space="0" w:color="auto"/>
              </w:divBdr>
            </w:div>
            <w:div w:id="1427458241">
              <w:marLeft w:val="0"/>
              <w:marRight w:val="0"/>
              <w:marTop w:val="0"/>
              <w:marBottom w:val="0"/>
              <w:divBdr>
                <w:top w:val="none" w:sz="0" w:space="0" w:color="auto"/>
                <w:left w:val="none" w:sz="0" w:space="0" w:color="auto"/>
                <w:bottom w:val="none" w:sz="0" w:space="0" w:color="auto"/>
                <w:right w:val="none" w:sz="0" w:space="0" w:color="auto"/>
              </w:divBdr>
            </w:div>
            <w:div w:id="1429694509">
              <w:marLeft w:val="0"/>
              <w:marRight w:val="0"/>
              <w:marTop w:val="0"/>
              <w:marBottom w:val="0"/>
              <w:divBdr>
                <w:top w:val="none" w:sz="0" w:space="0" w:color="auto"/>
                <w:left w:val="none" w:sz="0" w:space="0" w:color="auto"/>
                <w:bottom w:val="none" w:sz="0" w:space="0" w:color="auto"/>
                <w:right w:val="none" w:sz="0" w:space="0" w:color="auto"/>
              </w:divBdr>
            </w:div>
            <w:div w:id="1536235706">
              <w:marLeft w:val="0"/>
              <w:marRight w:val="0"/>
              <w:marTop w:val="0"/>
              <w:marBottom w:val="0"/>
              <w:divBdr>
                <w:top w:val="none" w:sz="0" w:space="0" w:color="auto"/>
                <w:left w:val="none" w:sz="0" w:space="0" w:color="auto"/>
                <w:bottom w:val="none" w:sz="0" w:space="0" w:color="auto"/>
                <w:right w:val="none" w:sz="0" w:space="0" w:color="auto"/>
              </w:divBdr>
            </w:div>
            <w:div w:id="1548369179">
              <w:marLeft w:val="0"/>
              <w:marRight w:val="0"/>
              <w:marTop w:val="0"/>
              <w:marBottom w:val="0"/>
              <w:divBdr>
                <w:top w:val="none" w:sz="0" w:space="0" w:color="auto"/>
                <w:left w:val="none" w:sz="0" w:space="0" w:color="auto"/>
                <w:bottom w:val="none" w:sz="0" w:space="0" w:color="auto"/>
                <w:right w:val="none" w:sz="0" w:space="0" w:color="auto"/>
              </w:divBdr>
            </w:div>
            <w:div w:id="1549410835">
              <w:marLeft w:val="0"/>
              <w:marRight w:val="0"/>
              <w:marTop w:val="0"/>
              <w:marBottom w:val="0"/>
              <w:divBdr>
                <w:top w:val="none" w:sz="0" w:space="0" w:color="auto"/>
                <w:left w:val="none" w:sz="0" w:space="0" w:color="auto"/>
                <w:bottom w:val="none" w:sz="0" w:space="0" w:color="auto"/>
                <w:right w:val="none" w:sz="0" w:space="0" w:color="auto"/>
              </w:divBdr>
            </w:div>
            <w:div w:id="1574050898">
              <w:marLeft w:val="0"/>
              <w:marRight w:val="0"/>
              <w:marTop w:val="0"/>
              <w:marBottom w:val="0"/>
              <w:divBdr>
                <w:top w:val="none" w:sz="0" w:space="0" w:color="auto"/>
                <w:left w:val="none" w:sz="0" w:space="0" w:color="auto"/>
                <w:bottom w:val="none" w:sz="0" w:space="0" w:color="auto"/>
                <w:right w:val="none" w:sz="0" w:space="0" w:color="auto"/>
              </w:divBdr>
            </w:div>
            <w:div w:id="1582715004">
              <w:marLeft w:val="0"/>
              <w:marRight w:val="0"/>
              <w:marTop w:val="0"/>
              <w:marBottom w:val="0"/>
              <w:divBdr>
                <w:top w:val="none" w:sz="0" w:space="0" w:color="auto"/>
                <w:left w:val="none" w:sz="0" w:space="0" w:color="auto"/>
                <w:bottom w:val="none" w:sz="0" w:space="0" w:color="auto"/>
                <w:right w:val="none" w:sz="0" w:space="0" w:color="auto"/>
              </w:divBdr>
            </w:div>
            <w:div w:id="1584223897">
              <w:marLeft w:val="0"/>
              <w:marRight w:val="0"/>
              <w:marTop w:val="0"/>
              <w:marBottom w:val="0"/>
              <w:divBdr>
                <w:top w:val="none" w:sz="0" w:space="0" w:color="auto"/>
                <w:left w:val="none" w:sz="0" w:space="0" w:color="auto"/>
                <w:bottom w:val="none" w:sz="0" w:space="0" w:color="auto"/>
                <w:right w:val="none" w:sz="0" w:space="0" w:color="auto"/>
              </w:divBdr>
            </w:div>
            <w:div w:id="1584334080">
              <w:marLeft w:val="0"/>
              <w:marRight w:val="0"/>
              <w:marTop w:val="0"/>
              <w:marBottom w:val="0"/>
              <w:divBdr>
                <w:top w:val="none" w:sz="0" w:space="0" w:color="auto"/>
                <w:left w:val="none" w:sz="0" w:space="0" w:color="auto"/>
                <w:bottom w:val="none" w:sz="0" w:space="0" w:color="auto"/>
                <w:right w:val="none" w:sz="0" w:space="0" w:color="auto"/>
              </w:divBdr>
            </w:div>
            <w:div w:id="1617374039">
              <w:marLeft w:val="0"/>
              <w:marRight w:val="0"/>
              <w:marTop w:val="0"/>
              <w:marBottom w:val="0"/>
              <w:divBdr>
                <w:top w:val="none" w:sz="0" w:space="0" w:color="auto"/>
                <w:left w:val="none" w:sz="0" w:space="0" w:color="auto"/>
                <w:bottom w:val="none" w:sz="0" w:space="0" w:color="auto"/>
                <w:right w:val="none" w:sz="0" w:space="0" w:color="auto"/>
              </w:divBdr>
            </w:div>
            <w:div w:id="1617638731">
              <w:marLeft w:val="0"/>
              <w:marRight w:val="0"/>
              <w:marTop w:val="0"/>
              <w:marBottom w:val="0"/>
              <w:divBdr>
                <w:top w:val="none" w:sz="0" w:space="0" w:color="auto"/>
                <w:left w:val="none" w:sz="0" w:space="0" w:color="auto"/>
                <w:bottom w:val="none" w:sz="0" w:space="0" w:color="auto"/>
                <w:right w:val="none" w:sz="0" w:space="0" w:color="auto"/>
              </w:divBdr>
            </w:div>
            <w:div w:id="1630356800">
              <w:marLeft w:val="0"/>
              <w:marRight w:val="0"/>
              <w:marTop w:val="0"/>
              <w:marBottom w:val="0"/>
              <w:divBdr>
                <w:top w:val="none" w:sz="0" w:space="0" w:color="auto"/>
                <w:left w:val="none" w:sz="0" w:space="0" w:color="auto"/>
                <w:bottom w:val="none" w:sz="0" w:space="0" w:color="auto"/>
                <w:right w:val="none" w:sz="0" w:space="0" w:color="auto"/>
              </w:divBdr>
            </w:div>
            <w:div w:id="1633368634">
              <w:marLeft w:val="0"/>
              <w:marRight w:val="0"/>
              <w:marTop w:val="0"/>
              <w:marBottom w:val="0"/>
              <w:divBdr>
                <w:top w:val="none" w:sz="0" w:space="0" w:color="auto"/>
                <w:left w:val="none" w:sz="0" w:space="0" w:color="auto"/>
                <w:bottom w:val="none" w:sz="0" w:space="0" w:color="auto"/>
                <w:right w:val="none" w:sz="0" w:space="0" w:color="auto"/>
              </w:divBdr>
            </w:div>
            <w:div w:id="1691299777">
              <w:marLeft w:val="0"/>
              <w:marRight w:val="0"/>
              <w:marTop w:val="0"/>
              <w:marBottom w:val="0"/>
              <w:divBdr>
                <w:top w:val="none" w:sz="0" w:space="0" w:color="auto"/>
                <w:left w:val="none" w:sz="0" w:space="0" w:color="auto"/>
                <w:bottom w:val="none" w:sz="0" w:space="0" w:color="auto"/>
                <w:right w:val="none" w:sz="0" w:space="0" w:color="auto"/>
              </w:divBdr>
            </w:div>
            <w:div w:id="1727299226">
              <w:marLeft w:val="0"/>
              <w:marRight w:val="0"/>
              <w:marTop w:val="0"/>
              <w:marBottom w:val="0"/>
              <w:divBdr>
                <w:top w:val="none" w:sz="0" w:space="0" w:color="auto"/>
                <w:left w:val="none" w:sz="0" w:space="0" w:color="auto"/>
                <w:bottom w:val="none" w:sz="0" w:space="0" w:color="auto"/>
                <w:right w:val="none" w:sz="0" w:space="0" w:color="auto"/>
              </w:divBdr>
            </w:div>
            <w:div w:id="1741445972">
              <w:marLeft w:val="0"/>
              <w:marRight w:val="0"/>
              <w:marTop w:val="0"/>
              <w:marBottom w:val="0"/>
              <w:divBdr>
                <w:top w:val="none" w:sz="0" w:space="0" w:color="auto"/>
                <w:left w:val="none" w:sz="0" w:space="0" w:color="auto"/>
                <w:bottom w:val="none" w:sz="0" w:space="0" w:color="auto"/>
                <w:right w:val="none" w:sz="0" w:space="0" w:color="auto"/>
              </w:divBdr>
            </w:div>
            <w:div w:id="1757282954">
              <w:marLeft w:val="0"/>
              <w:marRight w:val="0"/>
              <w:marTop w:val="0"/>
              <w:marBottom w:val="0"/>
              <w:divBdr>
                <w:top w:val="none" w:sz="0" w:space="0" w:color="auto"/>
                <w:left w:val="none" w:sz="0" w:space="0" w:color="auto"/>
                <w:bottom w:val="none" w:sz="0" w:space="0" w:color="auto"/>
                <w:right w:val="none" w:sz="0" w:space="0" w:color="auto"/>
              </w:divBdr>
            </w:div>
            <w:div w:id="1802336399">
              <w:marLeft w:val="0"/>
              <w:marRight w:val="0"/>
              <w:marTop w:val="0"/>
              <w:marBottom w:val="0"/>
              <w:divBdr>
                <w:top w:val="none" w:sz="0" w:space="0" w:color="auto"/>
                <w:left w:val="none" w:sz="0" w:space="0" w:color="auto"/>
                <w:bottom w:val="none" w:sz="0" w:space="0" w:color="auto"/>
                <w:right w:val="none" w:sz="0" w:space="0" w:color="auto"/>
              </w:divBdr>
            </w:div>
            <w:div w:id="1806896023">
              <w:marLeft w:val="0"/>
              <w:marRight w:val="0"/>
              <w:marTop w:val="0"/>
              <w:marBottom w:val="0"/>
              <w:divBdr>
                <w:top w:val="none" w:sz="0" w:space="0" w:color="auto"/>
                <w:left w:val="none" w:sz="0" w:space="0" w:color="auto"/>
                <w:bottom w:val="none" w:sz="0" w:space="0" w:color="auto"/>
                <w:right w:val="none" w:sz="0" w:space="0" w:color="auto"/>
              </w:divBdr>
            </w:div>
            <w:div w:id="1858734428">
              <w:marLeft w:val="0"/>
              <w:marRight w:val="0"/>
              <w:marTop w:val="0"/>
              <w:marBottom w:val="0"/>
              <w:divBdr>
                <w:top w:val="none" w:sz="0" w:space="0" w:color="auto"/>
                <w:left w:val="none" w:sz="0" w:space="0" w:color="auto"/>
                <w:bottom w:val="none" w:sz="0" w:space="0" w:color="auto"/>
                <w:right w:val="none" w:sz="0" w:space="0" w:color="auto"/>
              </w:divBdr>
            </w:div>
            <w:div w:id="1866673701">
              <w:marLeft w:val="0"/>
              <w:marRight w:val="0"/>
              <w:marTop w:val="0"/>
              <w:marBottom w:val="0"/>
              <w:divBdr>
                <w:top w:val="none" w:sz="0" w:space="0" w:color="auto"/>
                <w:left w:val="none" w:sz="0" w:space="0" w:color="auto"/>
                <w:bottom w:val="none" w:sz="0" w:space="0" w:color="auto"/>
                <w:right w:val="none" w:sz="0" w:space="0" w:color="auto"/>
              </w:divBdr>
            </w:div>
            <w:div w:id="1912502400">
              <w:marLeft w:val="0"/>
              <w:marRight w:val="0"/>
              <w:marTop w:val="0"/>
              <w:marBottom w:val="0"/>
              <w:divBdr>
                <w:top w:val="none" w:sz="0" w:space="0" w:color="auto"/>
                <w:left w:val="none" w:sz="0" w:space="0" w:color="auto"/>
                <w:bottom w:val="none" w:sz="0" w:space="0" w:color="auto"/>
                <w:right w:val="none" w:sz="0" w:space="0" w:color="auto"/>
              </w:divBdr>
            </w:div>
            <w:div w:id="1930966128">
              <w:marLeft w:val="0"/>
              <w:marRight w:val="0"/>
              <w:marTop w:val="0"/>
              <w:marBottom w:val="0"/>
              <w:divBdr>
                <w:top w:val="none" w:sz="0" w:space="0" w:color="auto"/>
                <w:left w:val="none" w:sz="0" w:space="0" w:color="auto"/>
                <w:bottom w:val="none" w:sz="0" w:space="0" w:color="auto"/>
                <w:right w:val="none" w:sz="0" w:space="0" w:color="auto"/>
              </w:divBdr>
            </w:div>
            <w:div w:id="1952281194">
              <w:marLeft w:val="0"/>
              <w:marRight w:val="0"/>
              <w:marTop w:val="0"/>
              <w:marBottom w:val="0"/>
              <w:divBdr>
                <w:top w:val="none" w:sz="0" w:space="0" w:color="auto"/>
                <w:left w:val="none" w:sz="0" w:space="0" w:color="auto"/>
                <w:bottom w:val="none" w:sz="0" w:space="0" w:color="auto"/>
                <w:right w:val="none" w:sz="0" w:space="0" w:color="auto"/>
              </w:divBdr>
            </w:div>
            <w:div w:id="1996106827">
              <w:marLeft w:val="0"/>
              <w:marRight w:val="0"/>
              <w:marTop w:val="0"/>
              <w:marBottom w:val="0"/>
              <w:divBdr>
                <w:top w:val="none" w:sz="0" w:space="0" w:color="auto"/>
                <w:left w:val="none" w:sz="0" w:space="0" w:color="auto"/>
                <w:bottom w:val="none" w:sz="0" w:space="0" w:color="auto"/>
                <w:right w:val="none" w:sz="0" w:space="0" w:color="auto"/>
              </w:divBdr>
            </w:div>
            <w:div w:id="2024473322">
              <w:marLeft w:val="0"/>
              <w:marRight w:val="0"/>
              <w:marTop w:val="0"/>
              <w:marBottom w:val="0"/>
              <w:divBdr>
                <w:top w:val="none" w:sz="0" w:space="0" w:color="auto"/>
                <w:left w:val="none" w:sz="0" w:space="0" w:color="auto"/>
                <w:bottom w:val="none" w:sz="0" w:space="0" w:color="auto"/>
                <w:right w:val="none" w:sz="0" w:space="0" w:color="auto"/>
              </w:divBdr>
            </w:div>
            <w:div w:id="20539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4317">
      <w:bodyDiv w:val="1"/>
      <w:marLeft w:val="0"/>
      <w:marRight w:val="0"/>
      <w:marTop w:val="0"/>
      <w:marBottom w:val="0"/>
      <w:divBdr>
        <w:top w:val="none" w:sz="0" w:space="0" w:color="auto"/>
        <w:left w:val="none" w:sz="0" w:space="0" w:color="auto"/>
        <w:bottom w:val="none" w:sz="0" w:space="0" w:color="auto"/>
        <w:right w:val="none" w:sz="0" w:space="0" w:color="auto"/>
      </w:divBdr>
      <w:divsChild>
        <w:div w:id="245774673">
          <w:marLeft w:val="0"/>
          <w:marRight w:val="0"/>
          <w:marTop w:val="0"/>
          <w:marBottom w:val="0"/>
          <w:divBdr>
            <w:top w:val="single" w:sz="2" w:space="0" w:color="E3E3E3"/>
            <w:left w:val="single" w:sz="2" w:space="0" w:color="E3E3E3"/>
            <w:bottom w:val="single" w:sz="2" w:space="0" w:color="E3E3E3"/>
            <w:right w:val="single" w:sz="2" w:space="0" w:color="E3E3E3"/>
          </w:divBdr>
          <w:divsChild>
            <w:div w:id="27726219">
              <w:marLeft w:val="0"/>
              <w:marRight w:val="0"/>
              <w:marTop w:val="0"/>
              <w:marBottom w:val="0"/>
              <w:divBdr>
                <w:top w:val="single" w:sz="2" w:space="0" w:color="E3E3E3"/>
                <w:left w:val="single" w:sz="2" w:space="0" w:color="E3E3E3"/>
                <w:bottom w:val="single" w:sz="2" w:space="0" w:color="E3E3E3"/>
                <w:right w:val="single" w:sz="2" w:space="0" w:color="E3E3E3"/>
              </w:divBdr>
              <w:divsChild>
                <w:div w:id="1054085091">
                  <w:marLeft w:val="0"/>
                  <w:marRight w:val="0"/>
                  <w:marTop w:val="0"/>
                  <w:marBottom w:val="0"/>
                  <w:divBdr>
                    <w:top w:val="single" w:sz="2" w:space="0" w:color="E3E3E3"/>
                    <w:left w:val="single" w:sz="2" w:space="0" w:color="E3E3E3"/>
                    <w:bottom w:val="single" w:sz="2" w:space="0" w:color="E3E3E3"/>
                    <w:right w:val="single" w:sz="2" w:space="0" w:color="E3E3E3"/>
                  </w:divBdr>
                  <w:divsChild>
                    <w:div w:id="198862600">
                      <w:marLeft w:val="0"/>
                      <w:marRight w:val="0"/>
                      <w:marTop w:val="0"/>
                      <w:marBottom w:val="0"/>
                      <w:divBdr>
                        <w:top w:val="single" w:sz="2" w:space="0" w:color="E3E3E3"/>
                        <w:left w:val="single" w:sz="2" w:space="0" w:color="E3E3E3"/>
                        <w:bottom w:val="single" w:sz="2" w:space="0" w:color="E3E3E3"/>
                        <w:right w:val="single" w:sz="2" w:space="0" w:color="E3E3E3"/>
                      </w:divBdr>
                      <w:divsChild>
                        <w:div w:id="1795826350">
                          <w:marLeft w:val="0"/>
                          <w:marRight w:val="0"/>
                          <w:marTop w:val="0"/>
                          <w:marBottom w:val="0"/>
                          <w:divBdr>
                            <w:top w:val="single" w:sz="2" w:space="2" w:color="E3E3E3"/>
                            <w:left w:val="single" w:sz="2" w:space="0" w:color="E3E3E3"/>
                            <w:bottom w:val="single" w:sz="2" w:space="0" w:color="E3E3E3"/>
                            <w:right w:val="single" w:sz="2" w:space="0" w:color="E3E3E3"/>
                          </w:divBdr>
                          <w:divsChild>
                            <w:div w:id="253511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17013772">
          <w:marLeft w:val="0"/>
          <w:marRight w:val="0"/>
          <w:marTop w:val="0"/>
          <w:marBottom w:val="0"/>
          <w:divBdr>
            <w:top w:val="single" w:sz="2" w:space="0" w:color="E3E3E3"/>
            <w:left w:val="single" w:sz="2" w:space="0" w:color="E3E3E3"/>
            <w:bottom w:val="single" w:sz="2" w:space="0" w:color="E3E3E3"/>
            <w:right w:val="single" w:sz="2" w:space="0" w:color="E3E3E3"/>
          </w:divBdr>
          <w:divsChild>
            <w:div w:id="2001422255">
              <w:marLeft w:val="0"/>
              <w:marRight w:val="0"/>
              <w:marTop w:val="0"/>
              <w:marBottom w:val="0"/>
              <w:divBdr>
                <w:top w:val="single" w:sz="2" w:space="0" w:color="E3E3E3"/>
                <w:left w:val="single" w:sz="2" w:space="0" w:color="E3E3E3"/>
                <w:bottom w:val="single" w:sz="2" w:space="0" w:color="E3E3E3"/>
                <w:right w:val="single" w:sz="2" w:space="0" w:color="E3E3E3"/>
              </w:divBdr>
              <w:divsChild>
                <w:div w:id="448738661">
                  <w:marLeft w:val="0"/>
                  <w:marRight w:val="0"/>
                  <w:marTop w:val="0"/>
                  <w:marBottom w:val="0"/>
                  <w:divBdr>
                    <w:top w:val="single" w:sz="2" w:space="0" w:color="E3E3E3"/>
                    <w:left w:val="single" w:sz="2" w:space="0" w:color="E3E3E3"/>
                    <w:bottom w:val="single" w:sz="2" w:space="0" w:color="E3E3E3"/>
                    <w:right w:val="single" w:sz="2" w:space="0" w:color="E3E3E3"/>
                  </w:divBdr>
                  <w:divsChild>
                    <w:div w:id="1582056994">
                      <w:marLeft w:val="0"/>
                      <w:marRight w:val="0"/>
                      <w:marTop w:val="0"/>
                      <w:marBottom w:val="0"/>
                      <w:divBdr>
                        <w:top w:val="single" w:sz="2" w:space="0" w:color="E3E3E3"/>
                        <w:left w:val="single" w:sz="2" w:space="0" w:color="E3E3E3"/>
                        <w:bottom w:val="single" w:sz="2" w:space="0" w:color="E3E3E3"/>
                        <w:right w:val="single" w:sz="2" w:space="0" w:color="E3E3E3"/>
                      </w:divBdr>
                      <w:divsChild>
                        <w:div w:id="420293864">
                          <w:marLeft w:val="0"/>
                          <w:marRight w:val="0"/>
                          <w:marTop w:val="0"/>
                          <w:marBottom w:val="0"/>
                          <w:divBdr>
                            <w:top w:val="single" w:sz="2" w:space="0" w:color="E3E3E3"/>
                            <w:left w:val="single" w:sz="2" w:space="0" w:color="E3E3E3"/>
                            <w:bottom w:val="single" w:sz="2" w:space="0" w:color="E3E3E3"/>
                            <w:right w:val="single" w:sz="2" w:space="0" w:color="E3E3E3"/>
                          </w:divBdr>
                          <w:divsChild>
                            <w:div w:id="836967837">
                              <w:marLeft w:val="0"/>
                              <w:marRight w:val="0"/>
                              <w:marTop w:val="0"/>
                              <w:marBottom w:val="0"/>
                              <w:divBdr>
                                <w:top w:val="single" w:sz="2" w:space="0" w:color="E3E3E3"/>
                                <w:left w:val="single" w:sz="2" w:space="0" w:color="E3E3E3"/>
                                <w:bottom w:val="single" w:sz="2" w:space="0" w:color="E3E3E3"/>
                                <w:right w:val="single" w:sz="2" w:space="0" w:color="E3E3E3"/>
                              </w:divBdr>
                              <w:divsChild>
                                <w:div w:id="1584217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44182314">
          <w:marLeft w:val="0"/>
          <w:marRight w:val="0"/>
          <w:marTop w:val="0"/>
          <w:marBottom w:val="0"/>
          <w:divBdr>
            <w:top w:val="single" w:sz="2" w:space="0" w:color="E3E3E3"/>
            <w:left w:val="single" w:sz="2" w:space="0" w:color="E3E3E3"/>
            <w:bottom w:val="single" w:sz="2" w:space="0" w:color="E3E3E3"/>
            <w:right w:val="single" w:sz="2" w:space="0" w:color="E3E3E3"/>
          </w:divBdr>
          <w:divsChild>
            <w:div w:id="1189639912">
              <w:marLeft w:val="0"/>
              <w:marRight w:val="0"/>
              <w:marTop w:val="0"/>
              <w:marBottom w:val="0"/>
              <w:divBdr>
                <w:top w:val="single" w:sz="2" w:space="0" w:color="E3E3E3"/>
                <w:left w:val="single" w:sz="2" w:space="0" w:color="E3E3E3"/>
                <w:bottom w:val="single" w:sz="2" w:space="0" w:color="E3E3E3"/>
                <w:right w:val="single" w:sz="2" w:space="0" w:color="E3E3E3"/>
              </w:divBdr>
              <w:divsChild>
                <w:div w:id="1930037510">
                  <w:marLeft w:val="0"/>
                  <w:marRight w:val="0"/>
                  <w:marTop w:val="0"/>
                  <w:marBottom w:val="0"/>
                  <w:divBdr>
                    <w:top w:val="single" w:sz="2" w:space="0" w:color="E3E3E3"/>
                    <w:left w:val="single" w:sz="2" w:space="0" w:color="E3E3E3"/>
                    <w:bottom w:val="single" w:sz="2" w:space="0" w:color="E3E3E3"/>
                    <w:right w:val="single" w:sz="2" w:space="0" w:color="E3E3E3"/>
                  </w:divBdr>
                  <w:divsChild>
                    <w:div w:id="865413649">
                      <w:marLeft w:val="0"/>
                      <w:marRight w:val="0"/>
                      <w:marTop w:val="0"/>
                      <w:marBottom w:val="0"/>
                      <w:divBdr>
                        <w:top w:val="single" w:sz="2" w:space="0" w:color="E3E3E3"/>
                        <w:left w:val="single" w:sz="2" w:space="0" w:color="E3E3E3"/>
                        <w:bottom w:val="single" w:sz="2" w:space="0" w:color="E3E3E3"/>
                        <w:right w:val="single" w:sz="2" w:space="0" w:color="E3E3E3"/>
                      </w:divBdr>
                      <w:divsChild>
                        <w:div w:id="1742099483">
                          <w:marLeft w:val="0"/>
                          <w:marRight w:val="0"/>
                          <w:marTop w:val="0"/>
                          <w:marBottom w:val="0"/>
                          <w:divBdr>
                            <w:top w:val="single" w:sz="2" w:space="2" w:color="E3E3E3"/>
                            <w:left w:val="single" w:sz="2" w:space="0" w:color="E3E3E3"/>
                            <w:bottom w:val="single" w:sz="2" w:space="0" w:color="E3E3E3"/>
                            <w:right w:val="single" w:sz="2" w:space="0" w:color="E3E3E3"/>
                          </w:divBdr>
                          <w:divsChild>
                            <w:div w:id="1032612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67393883">
      <w:bodyDiv w:val="1"/>
      <w:marLeft w:val="0"/>
      <w:marRight w:val="0"/>
      <w:marTop w:val="0"/>
      <w:marBottom w:val="0"/>
      <w:divBdr>
        <w:top w:val="none" w:sz="0" w:space="0" w:color="auto"/>
        <w:left w:val="none" w:sz="0" w:space="0" w:color="auto"/>
        <w:bottom w:val="none" w:sz="0" w:space="0" w:color="auto"/>
        <w:right w:val="none" w:sz="0" w:space="0" w:color="auto"/>
      </w:divBdr>
      <w:divsChild>
        <w:div w:id="817108643">
          <w:marLeft w:val="0"/>
          <w:marRight w:val="0"/>
          <w:marTop w:val="0"/>
          <w:marBottom w:val="0"/>
          <w:divBdr>
            <w:top w:val="none" w:sz="0" w:space="0" w:color="auto"/>
            <w:left w:val="none" w:sz="0" w:space="0" w:color="auto"/>
            <w:bottom w:val="none" w:sz="0" w:space="0" w:color="auto"/>
            <w:right w:val="none" w:sz="0" w:space="0" w:color="auto"/>
          </w:divBdr>
          <w:divsChild>
            <w:div w:id="1549494784">
              <w:marLeft w:val="375"/>
              <w:marRight w:val="0"/>
              <w:marTop w:val="0"/>
              <w:marBottom w:val="0"/>
              <w:divBdr>
                <w:top w:val="none" w:sz="0" w:space="0" w:color="auto"/>
                <w:left w:val="none" w:sz="0" w:space="0" w:color="auto"/>
                <w:bottom w:val="none" w:sz="0" w:space="0" w:color="auto"/>
                <w:right w:val="none" w:sz="0" w:space="0" w:color="auto"/>
              </w:divBdr>
            </w:div>
          </w:divsChild>
        </w:div>
        <w:div w:id="1970551285">
          <w:marLeft w:val="0"/>
          <w:marRight w:val="0"/>
          <w:marTop w:val="0"/>
          <w:marBottom w:val="0"/>
          <w:divBdr>
            <w:top w:val="none" w:sz="0" w:space="0" w:color="auto"/>
            <w:left w:val="none" w:sz="0" w:space="0" w:color="auto"/>
            <w:bottom w:val="none" w:sz="0" w:space="0" w:color="auto"/>
            <w:right w:val="none" w:sz="0" w:space="0" w:color="auto"/>
          </w:divBdr>
        </w:div>
        <w:div w:id="448596048">
          <w:marLeft w:val="0"/>
          <w:marRight w:val="0"/>
          <w:marTop w:val="0"/>
          <w:marBottom w:val="0"/>
          <w:divBdr>
            <w:top w:val="none" w:sz="0" w:space="0" w:color="auto"/>
            <w:left w:val="none" w:sz="0" w:space="0" w:color="auto"/>
            <w:bottom w:val="none" w:sz="0" w:space="0" w:color="auto"/>
            <w:right w:val="none" w:sz="0" w:space="0" w:color="auto"/>
          </w:divBdr>
          <w:divsChild>
            <w:div w:id="1189760700">
              <w:marLeft w:val="0"/>
              <w:marRight w:val="0"/>
              <w:marTop w:val="0"/>
              <w:marBottom w:val="0"/>
              <w:divBdr>
                <w:top w:val="none" w:sz="0" w:space="0" w:color="auto"/>
                <w:left w:val="none" w:sz="0" w:space="0" w:color="auto"/>
                <w:bottom w:val="none" w:sz="0" w:space="0" w:color="auto"/>
                <w:right w:val="none" w:sz="0" w:space="0" w:color="auto"/>
              </w:divBdr>
              <w:divsChild>
                <w:div w:id="2013408592">
                  <w:marLeft w:val="0"/>
                  <w:marRight w:val="0"/>
                  <w:marTop w:val="0"/>
                  <w:marBottom w:val="0"/>
                  <w:divBdr>
                    <w:top w:val="none" w:sz="0" w:space="0" w:color="auto"/>
                    <w:left w:val="none" w:sz="0" w:space="0" w:color="auto"/>
                    <w:bottom w:val="none" w:sz="0" w:space="0" w:color="auto"/>
                    <w:right w:val="none" w:sz="0" w:space="0" w:color="auto"/>
                  </w:divBdr>
                </w:div>
                <w:div w:id="1639071343">
                  <w:marLeft w:val="0"/>
                  <w:marRight w:val="0"/>
                  <w:marTop w:val="0"/>
                  <w:marBottom w:val="0"/>
                  <w:divBdr>
                    <w:top w:val="none" w:sz="0" w:space="0" w:color="auto"/>
                    <w:left w:val="none" w:sz="0" w:space="0" w:color="auto"/>
                    <w:bottom w:val="none" w:sz="0" w:space="0" w:color="auto"/>
                    <w:right w:val="none" w:sz="0" w:space="0" w:color="auto"/>
                  </w:divBdr>
                </w:div>
                <w:div w:id="821193760">
                  <w:marLeft w:val="0"/>
                  <w:marRight w:val="0"/>
                  <w:marTop w:val="0"/>
                  <w:marBottom w:val="0"/>
                  <w:divBdr>
                    <w:top w:val="none" w:sz="0" w:space="0" w:color="auto"/>
                    <w:left w:val="none" w:sz="0" w:space="0" w:color="auto"/>
                    <w:bottom w:val="none" w:sz="0" w:space="0" w:color="auto"/>
                    <w:right w:val="none" w:sz="0" w:space="0" w:color="auto"/>
                  </w:divBdr>
                </w:div>
                <w:div w:id="772748241">
                  <w:marLeft w:val="0"/>
                  <w:marRight w:val="0"/>
                  <w:marTop w:val="0"/>
                  <w:marBottom w:val="0"/>
                  <w:divBdr>
                    <w:top w:val="none" w:sz="0" w:space="0" w:color="auto"/>
                    <w:left w:val="none" w:sz="0" w:space="0" w:color="auto"/>
                    <w:bottom w:val="none" w:sz="0" w:space="0" w:color="auto"/>
                    <w:right w:val="none" w:sz="0" w:space="0" w:color="auto"/>
                  </w:divBdr>
                </w:div>
                <w:div w:id="1928952153">
                  <w:marLeft w:val="0"/>
                  <w:marRight w:val="0"/>
                  <w:marTop w:val="0"/>
                  <w:marBottom w:val="0"/>
                  <w:divBdr>
                    <w:top w:val="none" w:sz="0" w:space="0" w:color="auto"/>
                    <w:left w:val="none" w:sz="0" w:space="0" w:color="auto"/>
                    <w:bottom w:val="none" w:sz="0" w:space="0" w:color="auto"/>
                    <w:right w:val="none" w:sz="0" w:space="0" w:color="auto"/>
                  </w:divBdr>
                </w:div>
                <w:div w:id="1850363471">
                  <w:marLeft w:val="0"/>
                  <w:marRight w:val="0"/>
                  <w:marTop w:val="0"/>
                  <w:marBottom w:val="0"/>
                  <w:divBdr>
                    <w:top w:val="none" w:sz="0" w:space="0" w:color="auto"/>
                    <w:left w:val="none" w:sz="0" w:space="0" w:color="auto"/>
                    <w:bottom w:val="none" w:sz="0" w:space="0" w:color="auto"/>
                    <w:right w:val="none" w:sz="0" w:space="0" w:color="auto"/>
                  </w:divBdr>
                </w:div>
                <w:div w:id="1024937960">
                  <w:marLeft w:val="0"/>
                  <w:marRight w:val="0"/>
                  <w:marTop w:val="0"/>
                  <w:marBottom w:val="0"/>
                  <w:divBdr>
                    <w:top w:val="none" w:sz="0" w:space="0" w:color="auto"/>
                    <w:left w:val="none" w:sz="0" w:space="0" w:color="auto"/>
                    <w:bottom w:val="none" w:sz="0" w:space="0" w:color="auto"/>
                    <w:right w:val="none" w:sz="0" w:space="0" w:color="auto"/>
                  </w:divBdr>
                </w:div>
                <w:div w:id="279798288">
                  <w:marLeft w:val="0"/>
                  <w:marRight w:val="0"/>
                  <w:marTop w:val="0"/>
                  <w:marBottom w:val="0"/>
                  <w:divBdr>
                    <w:top w:val="none" w:sz="0" w:space="0" w:color="auto"/>
                    <w:left w:val="none" w:sz="0" w:space="0" w:color="auto"/>
                    <w:bottom w:val="none" w:sz="0" w:space="0" w:color="auto"/>
                    <w:right w:val="none" w:sz="0" w:space="0" w:color="auto"/>
                  </w:divBdr>
                </w:div>
                <w:div w:id="436288639">
                  <w:marLeft w:val="0"/>
                  <w:marRight w:val="0"/>
                  <w:marTop w:val="0"/>
                  <w:marBottom w:val="0"/>
                  <w:divBdr>
                    <w:top w:val="none" w:sz="0" w:space="0" w:color="auto"/>
                    <w:left w:val="none" w:sz="0" w:space="0" w:color="auto"/>
                    <w:bottom w:val="none" w:sz="0" w:space="0" w:color="auto"/>
                    <w:right w:val="none" w:sz="0" w:space="0" w:color="auto"/>
                  </w:divBdr>
                </w:div>
                <w:div w:id="1655067449">
                  <w:marLeft w:val="0"/>
                  <w:marRight w:val="0"/>
                  <w:marTop w:val="0"/>
                  <w:marBottom w:val="0"/>
                  <w:divBdr>
                    <w:top w:val="none" w:sz="0" w:space="0" w:color="auto"/>
                    <w:left w:val="none" w:sz="0" w:space="0" w:color="auto"/>
                    <w:bottom w:val="none" w:sz="0" w:space="0" w:color="auto"/>
                    <w:right w:val="none" w:sz="0" w:space="0" w:color="auto"/>
                  </w:divBdr>
                </w:div>
                <w:div w:id="1142576051">
                  <w:marLeft w:val="0"/>
                  <w:marRight w:val="0"/>
                  <w:marTop w:val="0"/>
                  <w:marBottom w:val="0"/>
                  <w:divBdr>
                    <w:top w:val="none" w:sz="0" w:space="0" w:color="auto"/>
                    <w:left w:val="none" w:sz="0" w:space="0" w:color="auto"/>
                    <w:bottom w:val="none" w:sz="0" w:space="0" w:color="auto"/>
                    <w:right w:val="none" w:sz="0" w:space="0" w:color="auto"/>
                  </w:divBdr>
                </w:div>
                <w:div w:id="523906321">
                  <w:marLeft w:val="0"/>
                  <w:marRight w:val="0"/>
                  <w:marTop w:val="0"/>
                  <w:marBottom w:val="0"/>
                  <w:divBdr>
                    <w:top w:val="none" w:sz="0" w:space="0" w:color="auto"/>
                    <w:left w:val="none" w:sz="0" w:space="0" w:color="auto"/>
                    <w:bottom w:val="none" w:sz="0" w:space="0" w:color="auto"/>
                    <w:right w:val="none" w:sz="0" w:space="0" w:color="auto"/>
                  </w:divBdr>
                </w:div>
                <w:div w:id="87313259">
                  <w:marLeft w:val="0"/>
                  <w:marRight w:val="0"/>
                  <w:marTop w:val="0"/>
                  <w:marBottom w:val="0"/>
                  <w:divBdr>
                    <w:top w:val="none" w:sz="0" w:space="0" w:color="auto"/>
                    <w:left w:val="none" w:sz="0" w:space="0" w:color="auto"/>
                    <w:bottom w:val="none" w:sz="0" w:space="0" w:color="auto"/>
                    <w:right w:val="none" w:sz="0" w:space="0" w:color="auto"/>
                  </w:divBdr>
                </w:div>
                <w:div w:id="1996491880">
                  <w:marLeft w:val="0"/>
                  <w:marRight w:val="0"/>
                  <w:marTop w:val="0"/>
                  <w:marBottom w:val="0"/>
                  <w:divBdr>
                    <w:top w:val="none" w:sz="0" w:space="0" w:color="auto"/>
                    <w:left w:val="none" w:sz="0" w:space="0" w:color="auto"/>
                    <w:bottom w:val="none" w:sz="0" w:space="0" w:color="auto"/>
                    <w:right w:val="none" w:sz="0" w:space="0" w:color="auto"/>
                  </w:divBdr>
                </w:div>
                <w:div w:id="248389680">
                  <w:marLeft w:val="0"/>
                  <w:marRight w:val="0"/>
                  <w:marTop w:val="0"/>
                  <w:marBottom w:val="0"/>
                  <w:divBdr>
                    <w:top w:val="none" w:sz="0" w:space="0" w:color="auto"/>
                    <w:left w:val="none" w:sz="0" w:space="0" w:color="auto"/>
                    <w:bottom w:val="none" w:sz="0" w:space="0" w:color="auto"/>
                    <w:right w:val="none" w:sz="0" w:space="0" w:color="auto"/>
                  </w:divBdr>
                </w:div>
                <w:div w:id="1338652646">
                  <w:marLeft w:val="0"/>
                  <w:marRight w:val="0"/>
                  <w:marTop w:val="0"/>
                  <w:marBottom w:val="0"/>
                  <w:divBdr>
                    <w:top w:val="none" w:sz="0" w:space="0" w:color="auto"/>
                    <w:left w:val="none" w:sz="0" w:space="0" w:color="auto"/>
                    <w:bottom w:val="none" w:sz="0" w:space="0" w:color="auto"/>
                    <w:right w:val="none" w:sz="0" w:space="0" w:color="auto"/>
                  </w:divBdr>
                </w:div>
                <w:div w:id="2124613533">
                  <w:marLeft w:val="0"/>
                  <w:marRight w:val="0"/>
                  <w:marTop w:val="0"/>
                  <w:marBottom w:val="0"/>
                  <w:divBdr>
                    <w:top w:val="none" w:sz="0" w:space="0" w:color="auto"/>
                    <w:left w:val="none" w:sz="0" w:space="0" w:color="auto"/>
                    <w:bottom w:val="none" w:sz="0" w:space="0" w:color="auto"/>
                    <w:right w:val="none" w:sz="0" w:space="0" w:color="auto"/>
                  </w:divBdr>
                </w:div>
                <w:div w:id="464743033">
                  <w:marLeft w:val="0"/>
                  <w:marRight w:val="0"/>
                  <w:marTop w:val="0"/>
                  <w:marBottom w:val="0"/>
                  <w:divBdr>
                    <w:top w:val="none" w:sz="0" w:space="0" w:color="auto"/>
                    <w:left w:val="none" w:sz="0" w:space="0" w:color="auto"/>
                    <w:bottom w:val="none" w:sz="0" w:space="0" w:color="auto"/>
                    <w:right w:val="none" w:sz="0" w:space="0" w:color="auto"/>
                  </w:divBdr>
                </w:div>
                <w:div w:id="1041435823">
                  <w:marLeft w:val="0"/>
                  <w:marRight w:val="0"/>
                  <w:marTop w:val="0"/>
                  <w:marBottom w:val="0"/>
                  <w:divBdr>
                    <w:top w:val="none" w:sz="0" w:space="0" w:color="auto"/>
                    <w:left w:val="none" w:sz="0" w:space="0" w:color="auto"/>
                    <w:bottom w:val="none" w:sz="0" w:space="0" w:color="auto"/>
                    <w:right w:val="none" w:sz="0" w:space="0" w:color="auto"/>
                  </w:divBdr>
                </w:div>
                <w:div w:id="837038318">
                  <w:marLeft w:val="0"/>
                  <w:marRight w:val="0"/>
                  <w:marTop w:val="0"/>
                  <w:marBottom w:val="0"/>
                  <w:divBdr>
                    <w:top w:val="none" w:sz="0" w:space="0" w:color="auto"/>
                    <w:left w:val="none" w:sz="0" w:space="0" w:color="auto"/>
                    <w:bottom w:val="none" w:sz="0" w:space="0" w:color="auto"/>
                    <w:right w:val="none" w:sz="0" w:space="0" w:color="auto"/>
                  </w:divBdr>
                </w:div>
                <w:div w:id="600719935">
                  <w:marLeft w:val="0"/>
                  <w:marRight w:val="0"/>
                  <w:marTop w:val="0"/>
                  <w:marBottom w:val="0"/>
                  <w:divBdr>
                    <w:top w:val="none" w:sz="0" w:space="0" w:color="auto"/>
                    <w:left w:val="none" w:sz="0" w:space="0" w:color="auto"/>
                    <w:bottom w:val="none" w:sz="0" w:space="0" w:color="auto"/>
                    <w:right w:val="none" w:sz="0" w:space="0" w:color="auto"/>
                  </w:divBdr>
                </w:div>
                <w:div w:id="111629517">
                  <w:marLeft w:val="0"/>
                  <w:marRight w:val="0"/>
                  <w:marTop w:val="0"/>
                  <w:marBottom w:val="0"/>
                  <w:divBdr>
                    <w:top w:val="none" w:sz="0" w:space="0" w:color="auto"/>
                    <w:left w:val="none" w:sz="0" w:space="0" w:color="auto"/>
                    <w:bottom w:val="none" w:sz="0" w:space="0" w:color="auto"/>
                    <w:right w:val="none" w:sz="0" w:space="0" w:color="auto"/>
                  </w:divBdr>
                </w:div>
                <w:div w:id="1807510457">
                  <w:marLeft w:val="0"/>
                  <w:marRight w:val="0"/>
                  <w:marTop w:val="0"/>
                  <w:marBottom w:val="0"/>
                  <w:divBdr>
                    <w:top w:val="none" w:sz="0" w:space="0" w:color="auto"/>
                    <w:left w:val="none" w:sz="0" w:space="0" w:color="auto"/>
                    <w:bottom w:val="none" w:sz="0" w:space="0" w:color="auto"/>
                    <w:right w:val="none" w:sz="0" w:space="0" w:color="auto"/>
                  </w:divBdr>
                </w:div>
                <w:div w:id="822543456">
                  <w:marLeft w:val="0"/>
                  <w:marRight w:val="0"/>
                  <w:marTop w:val="0"/>
                  <w:marBottom w:val="0"/>
                  <w:divBdr>
                    <w:top w:val="none" w:sz="0" w:space="0" w:color="auto"/>
                    <w:left w:val="none" w:sz="0" w:space="0" w:color="auto"/>
                    <w:bottom w:val="none" w:sz="0" w:space="0" w:color="auto"/>
                    <w:right w:val="none" w:sz="0" w:space="0" w:color="auto"/>
                  </w:divBdr>
                </w:div>
                <w:div w:id="1876849487">
                  <w:marLeft w:val="0"/>
                  <w:marRight w:val="0"/>
                  <w:marTop w:val="0"/>
                  <w:marBottom w:val="0"/>
                  <w:divBdr>
                    <w:top w:val="none" w:sz="0" w:space="0" w:color="auto"/>
                    <w:left w:val="none" w:sz="0" w:space="0" w:color="auto"/>
                    <w:bottom w:val="none" w:sz="0" w:space="0" w:color="auto"/>
                    <w:right w:val="none" w:sz="0" w:space="0" w:color="auto"/>
                  </w:divBdr>
                </w:div>
                <w:div w:id="907417858">
                  <w:marLeft w:val="0"/>
                  <w:marRight w:val="0"/>
                  <w:marTop w:val="0"/>
                  <w:marBottom w:val="0"/>
                  <w:divBdr>
                    <w:top w:val="none" w:sz="0" w:space="0" w:color="auto"/>
                    <w:left w:val="none" w:sz="0" w:space="0" w:color="auto"/>
                    <w:bottom w:val="none" w:sz="0" w:space="0" w:color="auto"/>
                    <w:right w:val="none" w:sz="0" w:space="0" w:color="auto"/>
                  </w:divBdr>
                </w:div>
                <w:div w:id="6254612">
                  <w:marLeft w:val="0"/>
                  <w:marRight w:val="0"/>
                  <w:marTop w:val="0"/>
                  <w:marBottom w:val="0"/>
                  <w:divBdr>
                    <w:top w:val="none" w:sz="0" w:space="0" w:color="auto"/>
                    <w:left w:val="none" w:sz="0" w:space="0" w:color="auto"/>
                    <w:bottom w:val="none" w:sz="0" w:space="0" w:color="auto"/>
                    <w:right w:val="none" w:sz="0" w:space="0" w:color="auto"/>
                  </w:divBdr>
                </w:div>
                <w:div w:id="1226987478">
                  <w:marLeft w:val="0"/>
                  <w:marRight w:val="0"/>
                  <w:marTop w:val="0"/>
                  <w:marBottom w:val="0"/>
                  <w:divBdr>
                    <w:top w:val="none" w:sz="0" w:space="0" w:color="auto"/>
                    <w:left w:val="none" w:sz="0" w:space="0" w:color="auto"/>
                    <w:bottom w:val="none" w:sz="0" w:space="0" w:color="auto"/>
                    <w:right w:val="none" w:sz="0" w:space="0" w:color="auto"/>
                  </w:divBdr>
                </w:div>
                <w:div w:id="1433819021">
                  <w:marLeft w:val="0"/>
                  <w:marRight w:val="0"/>
                  <w:marTop w:val="0"/>
                  <w:marBottom w:val="0"/>
                  <w:divBdr>
                    <w:top w:val="none" w:sz="0" w:space="0" w:color="auto"/>
                    <w:left w:val="none" w:sz="0" w:space="0" w:color="auto"/>
                    <w:bottom w:val="none" w:sz="0" w:space="0" w:color="auto"/>
                    <w:right w:val="none" w:sz="0" w:space="0" w:color="auto"/>
                  </w:divBdr>
                </w:div>
                <w:div w:id="1607151725">
                  <w:marLeft w:val="0"/>
                  <w:marRight w:val="0"/>
                  <w:marTop w:val="0"/>
                  <w:marBottom w:val="0"/>
                  <w:divBdr>
                    <w:top w:val="none" w:sz="0" w:space="0" w:color="auto"/>
                    <w:left w:val="none" w:sz="0" w:space="0" w:color="auto"/>
                    <w:bottom w:val="none" w:sz="0" w:space="0" w:color="auto"/>
                    <w:right w:val="none" w:sz="0" w:space="0" w:color="auto"/>
                  </w:divBdr>
                </w:div>
                <w:div w:id="1688478186">
                  <w:marLeft w:val="0"/>
                  <w:marRight w:val="0"/>
                  <w:marTop w:val="0"/>
                  <w:marBottom w:val="0"/>
                  <w:divBdr>
                    <w:top w:val="none" w:sz="0" w:space="0" w:color="auto"/>
                    <w:left w:val="none" w:sz="0" w:space="0" w:color="auto"/>
                    <w:bottom w:val="none" w:sz="0" w:space="0" w:color="auto"/>
                    <w:right w:val="none" w:sz="0" w:space="0" w:color="auto"/>
                  </w:divBdr>
                </w:div>
                <w:div w:id="439909450">
                  <w:marLeft w:val="0"/>
                  <w:marRight w:val="0"/>
                  <w:marTop w:val="0"/>
                  <w:marBottom w:val="0"/>
                  <w:divBdr>
                    <w:top w:val="none" w:sz="0" w:space="0" w:color="auto"/>
                    <w:left w:val="none" w:sz="0" w:space="0" w:color="auto"/>
                    <w:bottom w:val="none" w:sz="0" w:space="0" w:color="auto"/>
                    <w:right w:val="none" w:sz="0" w:space="0" w:color="auto"/>
                  </w:divBdr>
                </w:div>
                <w:div w:id="1234589062">
                  <w:marLeft w:val="0"/>
                  <w:marRight w:val="0"/>
                  <w:marTop w:val="0"/>
                  <w:marBottom w:val="0"/>
                  <w:divBdr>
                    <w:top w:val="none" w:sz="0" w:space="0" w:color="auto"/>
                    <w:left w:val="none" w:sz="0" w:space="0" w:color="auto"/>
                    <w:bottom w:val="none" w:sz="0" w:space="0" w:color="auto"/>
                    <w:right w:val="none" w:sz="0" w:space="0" w:color="auto"/>
                  </w:divBdr>
                </w:div>
                <w:div w:id="403141134">
                  <w:marLeft w:val="0"/>
                  <w:marRight w:val="0"/>
                  <w:marTop w:val="0"/>
                  <w:marBottom w:val="0"/>
                  <w:divBdr>
                    <w:top w:val="none" w:sz="0" w:space="0" w:color="auto"/>
                    <w:left w:val="none" w:sz="0" w:space="0" w:color="auto"/>
                    <w:bottom w:val="none" w:sz="0" w:space="0" w:color="auto"/>
                    <w:right w:val="none" w:sz="0" w:space="0" w:color="auto"/>
                  </w:divBdr>
                </w:div>
                <w:div w:id="665208871">
                  <w:marLeft w:val="0"/>
                  <w:marRight w:val="0"/>
                  <w:marTop w:val="0"/>
                  <w:marBottom w:val="0"/>
                  <w:divBdr>
                    <w:top w:val="none" w:sz="0" w:space="0" w:color="auto"/>
                    <w:left w:val="none" w:sz="0" w:space="0" w:color="auto"/>
                    <w:bottom w:val="none" w:sz="0" w:space="0" w:color="auto"/>
                    <w:right w:val="none" w:sz="0" w:space="0" w:color="auto"/>
                  </w:divBdr>
                </w:div>
                <w:div w:id="243491059">
                  <w:marLeft w:val="0"/>
                  <w:marRight w:val="0"/>
                  <w:marTop w:val="0"/>
                  <w:marBottom w:val="0"/>
                  <w:divBdr>
                    <w:top w:val="none" w:sz="0" w:space="0" w:color="auto"/>
                    <w:left w:val="none" w:sz="0" w:space="0" w:color="auto"/>
                    <w:bottom w:val="none" w:sz="0" w:space="0" w:color="auto"/>
                    <w:right w:val="none" w:sz="0" w:space="0" w:color="auto"/>
                  </w:divBdr>
                </w:div>
                <w:div w:id="395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182203">
      <w:bodyDiv w:val="1"/>
      <w:marLeft w:val="0"/>
      <w:marRight w:val="0"/>
      <w:marTop w:val="0"/>
      <w:marBottom w:val="0"/>
      <w:divBdr>
        <w:top w:val="none" w:sz="0" w:space="0" w:color="auto"/>
        <w:left w:val="none" w:sz="0" w:space="0" w:color="auto"/>
        <w:bottom w:val="none" w:sz="0" w:space="0" w:color="auto"/>
        <w:right w:val="none" w:sz="0" w:space="0" w:color="auto"/>
      </w:divBdr>
      <w:divsChild>
        <w:div w:id="810948108">
          <w:marLeft w:val="0"/>
          <w:marRight w:val="0"/>
          <w:marTop w:val="0"/>
          <w:marBottom w:val="0"/>
          <w:divBdr>
            <w:top w:val="none" w:sz="0" w:space="0" w:color="auto"/>
            <w:left w:val="none" w:sz="0" w:space="0" w:color="auto"/>
            <w:bottom w:val="none" w:sz="0" w:space="0" w:color="auto"/>
            <w:right w:val="none" w:sz="0" w:space="0" w:color="auto"/>
          </w:divBdr>
          <w:divsChild>
            <w:div w:id="76102387">
              <w:marLeft w:val="0"/>
              <w:marRight w:val="0"/>
              <w:marTop w:val="0"/>
              <w:marBottom w:val="0"/>
              <w:divBdr>
                <w:top w:val="none" w:sz="0" w:space="0" w:color="auto"/>
                <w:left w:val="none" w:sz="0" w:space="0" w:color="auto"/>
                <w:bottom w:val="none" w:sz="0" w:space="0" w:color="auto"/>
                <w:right w:val="none" w:sz="0" w:space="0" w:color="auto"/>
              </w:divBdr>
            </w:div>
            <w:div w:id="104858613">
              <w:marLeft w:val="0"/>
              <w:marRight w:val="0"/>
              <w:marTop w:val="0"/>
              <w:marBottom w:val="0"/>
              <w:divBdr>
                <w:top w:val="none" w:sz="0" w:space="0" w:color="auto"/>
                <w:left w:val="none" w:sz="0" w:space="0" w:color="auto"/>
                <w:bottom w:val="none" w:sz="0" w:space="0" w:color="auto"/>
                <w:right w:val="none" w:sz="0" w:space="0" w:color="auto"/>
              </w:divBdr>
            </w:div>
            <w:div w:id="181290228">
              <w:marLeft w:val="0"/>
              <w:marRight w:val="0"/>
              <w:marTop w:val="0"/>
              <w:marBottom w:val="0"/>
              <w:divBdr>
                <w:top w:val="none" w:sz="0" w:space="0" w:color="auto"/>
                <w:left w:val="none" w:sz="0" w:space="0" w:color="auto"/>
                <w:bottom w:val="none" w:sz="0" w:space="0" w:color="auto"/>
                <w:right w:val="none" w:sz="0" w:space="0" w:color="auto"/>
              </w:divBdr>
            </w:div>
            <w:div w:id="182061106">
              <w:marLeft w:val="0"/>
              <w:marRight w:val="0"/>
              <w:marTop w:val="0"/>
              <w:marBottom w:val="0"/>
              <w:divBdr>
                <w:top w:val="none" w:sz="0" w:space="0" w:color="auto"/>
                <w:left w:val="none" w:sz="0" w:space="0" w:color="auto"/>
                <w:bottom w:val="none" w:sz="0" w:space="0" w:color="auto"/>
                <w:right w:val="none" w:sz="0" w:space="0" w:color="auto"/>
              </w:divBdr>
            </w:div>
            <w:div w:id="185871438">
              <w:marLeft w:val="0"/>
              <w:marRight w:val="0"/>
              <w:marTop w:val="0"/>
              <w:marBottom w:val="0"/>
              <w:divBdr>
                <w:top w:val="none" w:sz="0" w:space="0" w:color="auto"/>
                <w:left w:val="none" w:sz="0" w:space="0" w:color="auto"/>
                <w:bottom w:val="none" w:sz="0" w:space="0" w:color="auto"/>
                <w:right w:val="none" w:sz="0" w:space="0" w:color="auto"/>
              </w:divBdr>
            </w:div>
            <w:div w:id="222180976">
              <w:marLeft w:val="0"/>
              <w:marRight w:val="0"/>
              <w:marTop w:val="0"/>
              <w:marBottom w:val="0"/>
              <w:divBdr>
                <w:top w:val="none" w:sz="0" w:space="0" w:color="auto"/>
                <w:left w:val="none" w:sz="0" w:space="0" w:color="auto"/>
                <w:bottom w:val="none" w:sz="0" w:space="0" w:color="auto"/>
                <w:right w:val="none" w:sz="0" w:space="0" w:color="auto"/>
              </w:divBdr>
            </w:div>
            <w:div w:id="282618409">
              <w:marLeft w:val="0"/>
              <w:marRight w:val="0"/>
              <w:marTop w:val="0"/>
              <w:marBottom w:val="0"/>
              <w:divBdr>
                <w:top w:val="none" w:sz="0" w:space="0" w:color="auto"/>
                <w:left w:val="none" w:sz="0" w:space="0" w:color="auto"/>
                <w:bottom w:val="none" w:sz="0" w:space="0" w:color="auto"/>
                <w:right w:val="none" w:sz="0" w:space="0" w:color="auto"/>
              </w:divBdr>
            </w:div>
            <w:div w:id="289438411">
              <w:marLeft w:val="0"/>
              <w:marRight w:val="0"/>
              <w:marTop w:val="0"/>
              <w:marBottom w:val="0"/>
              <w:divBdr>
                <w:top w:val="none" w:sz="0" w:space="0" w:color="auto"/>
                <w:left w:val="none" w:sz="0" w:space="0" w:color="auto"/>
                <w:bottom w:val="none" w:sz="0" w:space="0" w:color="auto"/>
                <w:right w:val="none" w:sz="0" w:space="0" w:color="auto"/>
              </w:divBdr>
            </w:div>
            <w:div w:id="356394794">
              <w:marLeft w:val="0"/>
              <w:marRight w:val="0"/>
              <w:marTop w:val="0"/>
              <w:marBottom w:val="0"/>
              <w:divBdr>
                <w:top w:val="none" w:sz="0" w:space="0" w:color="auto"/>
                <w:left w:val="none" w:sz="0" w:space="0" w:color="auto"/>
                <w:bottom w:val="none" w:sz="0" w:space="0" w:color="auto"/>
                <w:right w:val="none" w:sz="0" w:space="0" w:color="auto"/>
              </w:divBdr>
            </w:div>
            <w:div w:id="375349998">
              <w:marLeft w:val="0"/>
              <w:marRight w:val="0"/>
              <w:marTop w:val="0"/>
              <w:marBottom w:val="0"/>
              <w:divBdr>
                <w:top w:val="none" w:sz="0" w:space="0" w:color="auto"/>
                <w:left w:val="none" w:sz="0" w:space="0" w:color="auto"/>
                <w:bottom w:val="none" w:sz="0" w:space="0" w:color="auto"/>
                <w:right w:val="none" w:sz="0" w:space="0" w:color="auto"/>
              </w:divBdr>
            </w:div>
            <w:div w:id="390731830">
              <w:marLeft w:val="0"/>
              <w:marRight w:val="0"/>
              <w:marTop w:val="0"/>
              <w:marBottom w:val="0"/>
              <w:divBdr>
                <w:top w:val="none" w:sz="0" w:space="0" w:color="auto"/>
                <w:left w:val="none" w:sz="0" w:space="0" w:color="auto"/>
                <w:bottom w:val="none" w:sz="0" w:space="0" w:color="auto"/>
                <w:right w:val="none" w:sz="0" w:space="0" w:color="auto"/>
              </w:divBdr>
            </w:div>
            <w:div w:id="423384009">
              <w:marLeft w:val="0"/>
              <w:marRight w:val="0"/>
              <w:marTop w:val="0"/>
              <w:marBottom w:val="0"/>
              <w:divBdr>
                <w:top w:val="none" w:sz="0" w:space="0" w:color="auto"/>
                <w:left w:val="none" w:sz="0" w:space="0" w:color="auto"/>
                <w:bottom w:val="none" w:sz="0" w:space="0" w:color="auto"/>
                <w:right w:val="none" w:sz="0" w:space="0" w:color="auto"/>
              </w:divBdr>
            </w:div>
            <w:div w:id="428165459">
              <w:marLeft w:val="0"/>
              <w:marRight w:val="0"/>
              <w:marTop w:val="0"/>
              <w:marBottom w:val="0"/>
              <w:divBdr>
                <w:top w:val="none" w:sz="0" w:space="0" w:color="auto"/>
                <w:left w:val="none" w:sz="0" w:space="0" w:color="auto"/>
                <w:bottom w:val="none" w:sz="0" w:space="0" w:color="auto"/>
                <w:right w:val="none" w:sz="0" w:space="0" w:color="auto"/>
              </w:divBdr>
            </w:div>
            <w:div w:id="449858608">
              <w:marLeft w:val="0"/>
              <w:marRight w:val="0"/>
              <w:marTop w:val="0"/>
              <w:marBottom w:val="0"/>
              <w:divBdr>
                <w:top w:val="none" w:sz="0" w:space="0" w:color="auto"/>
                <w:left w:val="none" w:sz="0" w:space="0" w:color="auto"/>
                <w:bottom w:val="none" w:sz="0" w:space="0" w:color="auto"/>
                <w:right w:val="none" w:sz="0" w:space="0" w:color="auto"/>
              </w:divBdr>
            </w:div>
            <w:div w:id="501704039">
              <w:marLeft w:val="0"/>
              <w:marRight w:val="0"/>
              <w:marTop w:val="0"/>
              <w:marBottom w:val="0"/>
              <w:divBdr>
                <w:top w:val="none" w:sz="0" w:space="0" w:color="auto"/>
                <w:left w:val="none" w:sz="0" w:space="0" w:color="auto"/>
                <w:bottom w:val="none" w:sz="0" w:space="0" w:color="auto"/>
                <w:right w:val="none" w:sz="0" w:space="0" w:color="auto"/>
              </w:divBdr>
            </w:div>
            <w:div w:id="534735436">
              <w:marLeft w:val="0"/>
              <w:marRight w:val="0"/>
              <w:marTop w:val="0"/>
              <w:marBottom w:val="0"/>
              <w:divBdr>
                <w:top w:val="none" w:sz="0" w:space="0" w:color="auto"/>
                <w:left w:val="none" w:sz="0" w:space="0" w:color="auto"/>
                <w:bottom w:val="none" w:sz="0" w:space="0" w:color="auto"/>
                <w:right w:val="none" w:sz="0" w:space="0" w:color="auto"/>
              </w:divBdr>
            </w:div>
            <w:div w:id="591210035">
              <w:marLeft w:val="0"/>
              <w:marRight w:val="0"/>
              <w:marTop w:val="0"/>
              <w:marBottom w:val="0"/>
              <w:divBdr>
                <w:top w:val="none" w:sz="0" w:space="0" w:color="auto"/>
                <w:left w:val="none" w:sz="0" w:space="0" w:color="auto"/>
                <w:bottom w:val="none" w:sz="0" w:space="0" w:color="auto"/>
                <w:right w:val="none" w:sz="0" w:space="0" w:color="auto"/>
              </w:divBdr>
            </w:div>
            <w:div w:id="592205605">
              <w:marLeft w:val="0"/>
              <w:marRight w:val="0"/>
              <w:marTop w:val="0"/>
              <w:marBottom w:val="0"/>
              <w:divBdr>
                <w:top w:val="none" w:sz="0" w:space="0" w:color="auto"/>
                <w:left w:val="none" w:sz="0" w:space="0" w:color="auto"/>
                <w:bottom w:val="none" w:sz="0" w:space="0" w:color="auto"/>
                <w:right w:val="none" w:sz="0" w:space="0" w:color="auto"/>
              </w:divBdr>
            </w:div>
            <w:div w:id="600407764">
              <w:marLeft w:val="0"/>
              <w:marRight w:val="0"/>
              <w:marTop w:val="0"/>
              <w:marBottom w:val="0"/>
              <w:divBdr>
                <w:top w:val="none" w:sz="0" w:space="0" w:color="auto"/>
                <w:left w:val="none" w:sz="0" w:space="0" w:color="auto"/>
                <w:bottom w:val="none" w:sz="0" w:space="0" w:color="auto"/>
                <w:right w:val="none" w:sz="0" w:space="0" w:color="auto"/>
              </w:divBdr>
            </w:div>
            <w:div w:id="601882804">
              <w:marLeft w:val="0"/>
              <w:marRight w:val="0"/>
              <w:marTop w:val="0"/>
              <w:marBottom w:val="0"/>
              <w:divBdr>
                <w:top w:val="none" w:sz="0" w:space="0" w:color="auto"/>
                <w:left w:val="none" w:sz="0" w:space="0" w:color="auto"/>
                <w:bottom w:val="none" w:sz="0" w:space="0" w:color="auto"/>
                <w:right w:val="none" w:sz="0" w:space="0" w:color="auto"/>
              </w:divBdr>
            </w:div>
            <w:div w:id="608468303">
              <w:marLeft w:val="0"/>
              <w:marRight w:val="0"/>
              <w:marTop w:val="0"/>
              <w:marBottom w:val="0"/>
              <w:divBdr>
                <w:top w:val="none" w:sz="0" w:space="0" w:color="auto"/>
                <w:left w:val="none" w:sz="0" w:space="0" w:color="auto"/>
                <w:bottom w:val="none" w:sz="0" w:space="0" w:color="auto"/>
                <w:right w:val="none" w:sz="0" w:space="0" w:color="auto"/>
              </w:divBdr>
            </w:div>
            <w:div w:id="623847017">
              <w:marLeft w:val="0"/>
              <w:marRight w:val="0"/>
              <w:marTop w:val="0"/>
              <w:marBottom w:val="0"/>
              <w:divBdr>
                <w:top w:val="none" w:sz="0" w:space="0" w:color="auto"/>
                <w:left w:val="none" w:sz="0" w:space="0" w:color="auto"/>
                <w:bottom w:val="none" w:sz="0" w:space="0" w:color="auto"/>
                <w:right w:val="none" w:sz="0" w:space="0" w:color="auto"/>
              </w:divBdr>
            </w:div>
            <w:div w:id="637564216">
              <w:marLeft w:val="0"/>
              <w:marRight w:val="0"/>
              <w:marTop w:val="0"/>
              <w:marBottom w:val="0"/>
              <w:divBdr>
                <w:top w:val="none" w:sz="0" w:space="0" w:color="auto"/>
                <w:left w:val="none" w:sz="0" w:space="0" w:color="auto"/>
                <w:bottom w:val="none" w:sz="0" w:space="0" w:color="auto"/>
                <w:right w:val="none" w:sz="0" w:space="0" w:color="auto"/>
              </w:divBdr>
            </w:div>
            <w:div w:id="653415019">
              <w:marLeft w:val="0"/>
              <w:marRight w:val="0"/>
              <w:marTop w:val="0"/>
              <w:marBottom w:val="0"/>
              <w:divBdr>
                <w:top w:val="none" w:sz="0" w:space="0" w:color="auto"/>
                <w:left w:val="none" w:sz="0" w:space="0" w:color="auto"/>
                <w:bottom w:val="none" w:sz="0" w:space="0" w:color="auto"/>
                <w:right w:val="none" w:sz="0" w:space="0" w:color="auto"/>
              </w:divBdr>
            </w:div>
            <w:div w:id="673848781">
              <w:marLeft w:val="0"/>
              <w:marRight w:val="0"/>
              <w:marTop w:val="0"/>
              <w:marBottom w:val="0"/>
              <w:divBdr>
                <w:top w:val="none" w:sz="0" w:space="0" w:color="auto"/>
                <w:left w:val="none" w:sz="0" w:space="0" w:color="auto"/>
                <w:bottom w:val="none" w:sz="0" w:space="0" w:color="auto"/>
                <w:right w:val="none" w:sz="0" w:space="0" w:color="auto"/>
              </w:divBdr>
            </w:div>
            <w:div w:id="688064605">
              <w:marLeft w:val="0"/>
              <w:marRight w:val="0"/>
              <w:marTop w:val="0"/>
              <w:marBottom w:val="0"/>
              <w:divBdr>
                <w:top w:val="none" w:sz="0" w:space="0" w:color="auto"/>
                <w:left w:val="none" w:sz="0" w:space="0" w:color="auto"/>
                <w:bottom w:val="none" w:sz="0" w:space="0" w:color="auto"/>
                <w:right w:val="none" w:sz="0" w:space="0" w:color="auto"/>
              </w:divBdr>
            </w:div>
            <w:div w:id="774717968">
              <w:marLeft w:val="0"/>
              <w:marRight w:val="0"/>
              <w:marTop w:val="0"/>
              <w:marBottom w:val="0"/>
              <w:divBdr>
                <w:top w:val="none" w:sz="0" w:space="0" w:color="auto"/>
                <w:left w:val="none" w:sz="0" w:space="0" w:color="auto"/>
                <w:bottom w:val="none" w:sz="0" w:space="0" w:color="auto"/>
                <w:right w:val="none" w:sz="0" w:space="0" w:color="auto"/>
              </w:divBdr>
            </w:div>
            <w:div w:id="885340082">
              <w:marLeft w:val="0"/>
              <w:marRight w:val="0"/>
              <w:marTop w:val="0"/>
              <w:marBottom w:val="0"/>
              <w:divBdr>
                <w:top w:val="none" w:sz="0" w:space="0" w:color="auto"/>
                <w:left w:val="none" w:sz="0" w:space="0" w:color="auto"/>
                <w:bottom w:val="none" w:sz="0" w:space="0" w:color="auto"/>
                <w:right w:val="none" w:sz="0" w:space="0" w:color="auto"/>
              </w:divBdr>
            </w:div>
            <w:div w:id="892959323">
              <w:marLeft w:val="0"/>
              <w:marRight w:val="0"/>
              <w:marTop w:val="0"/>
              <w:marBottom w:val="0"/>
              <w:divBdr>
                <w:top w:val="none" w:sz="0" w:space="0" w:color="auto"/>
                <w:left w:val="none" w:sz="0" w:space="0" w:color="auto"/>
                <w:bottom w:val="none" w:sz="0" w:space="0" w:color="auto"/>
                <w:right w:val="none" w:sz="0" w:space="0" w:color="auto"/>
              </w:divBdr>
            </w:div>
            <w:div w:id="931669845">
              <w:marLeft w:val="0"/>
              <w:marRight w:val="0"/>
              <w:marTop w:val="0"/>
              <w:marBottom w:val="0"/>
              <w:divBdr>
                <w:top w:val="none" w:sz="0" w:space="0" w:color="auto"/>
                <w:left w:val="none" w:sz="0" w:space="0" w:color="auto"/>
                <w:bottom w:val="none" w:sz="0" w:space="0" w:color="auto"/>
                <w:right w:val="none" w:sz="0" w:space="0" w:color="auto"/>
              </w:divBdr>
            </w:div>
            <w:div w:id="943002913">
              <w:marLeft w:val="0"/>
              <w:marRight w:val="0"/>
              <w:marTop w:val="0"/>
              <w:marBottom w:val="0"/>
              <w:divBdr>
                <w:top w:val="none" w:sz="0" w:space="0" w:color="auto"/>
                <w:left w:val="none" w:sz="0" w:space="0" w:color="auto"/>
                <w:bottom w:val="none" w:sz="0" w:space="0" w:color="auto"/>
                <w:right w:val="none" w:sz="0" w:space="0" w:color="auto"/>
              </w:divBdr>
            </w:div>
            <w:div w:id="982999971">
              <w:marLeft w:val="0"/>
              <w:marRight w:val="0"/>
              <w:marTop w:val="0"/>
              <w:marBottom w:val="0"/>
              <w:divBdr>
                <w:top w:val="none" w:sz="0" w:space="0" w:color="auto"/>
                <w:left w:val="none" w:sz="0" w:space="0" w:color="auto"/>
                <w:bottom w:val="none" w:sz="0" w:space="0" w:color="auto"/>
                <w:right w:val="none" w:sz="0" w:space="0" w:color="auto"/>
              </w:divBdr>
            </w:div>
            <w:div w:id="985205184">
              <w:marLeft w:val="0"/>
              <w:marRight w:val="0"/>
              <w:marTop w:val="0"/>
              <w:marBottom w:val="0"/>
              <w:divBdr>
                <w:top w:val="none" w:sz="0" w:space="0" w:color="auto"/>
                <w:left w:val="none" w:sz="0" w:space="0" w:color="auto"/>
                <w:bottom w:val="none" w:sz="0" w:space="0" w:color="auto"/>
                <w:right w:val="none" w:sz="0" w:space="0" w:color="auto"/>
              </w:divBdr>
            </w:div>
            <w:div w:id="1006782974">
              <w:marLeft w:val="0"/>
              <w:marRight w:val="0"/>
              <w:marTop w:val="0"/>
              <w:marBottom w:val="0"/>
              <w:divBdr>
                <w:top w:val="none" w:sz="0" w:space="0" w:color="auto"/>
                <w:left w:val="none" w:sz="0" w:space="0" w:color="auto"/>
                <w:bottom w:val="none" w:sz="0" w:space="0" w:color="auto"/>
                <w:right w:val="none" w:sz="0" w:space="0" w:color="auto"/>
              </w:divBdr>
            </w:div>
            <w:div w:id="1011640011">
              <w:marLeft w:val="0"/>
              <w:marRight w:val="0"/>
              <w:marTop w:val="0"/>
              <w:marBottom w:val="0"/>
              <w:divBdr>
                <w:top w:val="none" w:sz="0" w:space="0" w:color="auto"/>
                <w:left w:val="none" w:sz="0" w:space="0" w:color="auto"/>
                <w:bottom w:val="none" w:sz="0" w:space="0" w:color="auto"/>
                <w:right w:val="none" w:sz="0" w:space="0" w:color="auto"/>
              </w:divBdr>
            </w:div>
            <w:div w:id="1089079436">
              <w:marLeft w:val="0"/>
              <w:marRight w:val="0"/>
              <w:marTop w:val="0"/>
              <w:marBottom w:val="0"/>
              <w:divBdr>
                <w:top w:val="none" w:sz="0" w:space="0" w:color="auto"/>
                <w:left w:val="none" w:sz="0" w:space="0" w:color="auto"/>
                <w:bottom w:val="none" w:sz="0" w:space="0" w:color="auto"/>
                <w:right w:val="none" w:sz="0" w:space="0" w:color="auto"/>
              </w:divBdr>
            </w:div>
            <w:div w:id="1120295227">
              <w:marLeft w:val="0"/>
              <w:marRight w:val="0"/>
              <w:marTop w:val="0"/>
              <w:marBottom w:val="0"/>
              <w:divBdr>
                <w:top w:val="none" w:sz="0" w:space="0" w:color="auto"/>
                <w:left w:val="none" w:sz="0" w:space="0" w:color="auto"/>
                <w:bottom w:val="none" w:sz="0" w:space="0" w:color="auto"/>
                <w:right w:val="none" w:sz="0" w:space="0" w:color="auto"/>
              </w:divBdr>
            </w:div>
            <w:div w:id="1120299484">
              <w:marLeft w:val="0"/>
              <w:marRight w:val="0"/>
              <w:marTop w:val="0"/>
              <w:marBottom w:val="0"/>
              <w:divBdr>
                <w:top w:val="none" w:sz="0" w:space="0" w:color="auto"/>
                <w:left w:val="none" w:sz="0" w:space="0" w:color="auto"/>
                <w:bottom w:val="none" w:sz="0" w:space="0" w:color="auto"/>
                <w:right w:val="none" w:sz="0" w:space="0" w:color="auto"/>
              </w:divBdr>
            </w:div>
            <w:div w:id="1127310744">
              <w:marLeft w:val="0"/>
              <w:marRight w:val="0"/>
              <w:marTop w:val="0"/>
              <w:marBottom w:val="0"/>
              <w:divBdr>
                <w:top w:val="none" w:sz="0" w:space="0" w:color="auto"/>
                <w:left w:val="none" w:sz="0" w:space="0" w:color="auto"/>
                <w:bottom w:val="none" w:sz="0" w:space="0" w:color="auto"/>
                <w:right w:val="none" w:sz="0" w:space="0" w:color="auto"/>
              </w:divBdr>
            </w:div>
            <w:div w:id="1149250628">
              <w:marLeft w:val="0"/>
              <w:marRight w:val="0"/>
              <w:marTop w:val="0"/>
              <w:marBottom w:val="0"/>
              <w:divBdr>
                <w:top w:val="none" w:sz="0" w:space="0" w:color="auto"/>
                <w:left w:val="none" w:sz="0" w:space="0" w:color="auto"/>
                <w:bottom w:val="none" w:sz="0" w:space="0" w:color="auto"/>
                <w:right w:val="none" w:sz="0" w:space="0" w:color="auto"/>
              </w:divBdr>
            </w:div>
            <w:div w:id="1149252350">
              <w:marLeft w:val="0"/>
              <w:marRight w:val="0"/>
              <w:marTop w:val="0"/>
              <w:marBottom w:val="0"/>
              <w:divBdr>
                <w:top w:val="none" w:sz="0" w:space="0" w:color="auto"/>
                <w:left w:val="none" w:sz="0" w:space="0" w:color="auto"/>
                <w:bottom w:val="none" w:sz="0" w:space="0" w:color="auto"/>
                <w:right w:val="none" w:sz="0" w:space="0" w:color="auto"/>
              </w:divBdr>
            </w:div>
            <w:div w:id="1156457312">
              <w:marLeft w:val="0"/>
              <w:marRight w:val="0"/>
              <w:marTop w:val="0"/>
              <w:marBottom w:val="0"/>
              <w:divBdr>
                <w:top w:val="none" w:sz="0" w:space="0" w:color="auto"/>
                <w:left w:val="none" w:sz="0" w:space="0" w:color="auto"/>
                <w:bottom w:val="none" w:sz="0" w:space="0" w:color="auto"/>
                <w:right w:val="none" w:sz="0" w:space="0" w:color="auto"/>
              </w:divBdr>
            </w:div>
            <w:div w:id="1186215027">
              <w:marLeft w:val="0"/>
              <w:marRight w:val="0"/>
              <w:marTop w:val="0"/>
              <w:marBottom w:val="0"/>
              <w:divBdr>
                <w:top w:val="none" w:sz="0" w:space="0" w:color="auto"/>
                <w:left w:val="none" w:sz="0" w:space="0" w:color="auto"/>
                <w:bottom w:val="none" w:sz="0" w:space="0" w:color="auto"/>
                <w:right w:val="none" w:sz="0" w:space="0" w:color="auto"/>
              </w:divBdr>
            </w:div>
            <w:div w:id="1189836607">
              <w:marLeft w:val="0"/>
              <w:marRight w:val="0"/>
              <w:marTop w:val="0"/>
              <w:marBottom w:val="0"/>
              <w:divBdr>
                <w:top w:val="none" w:sz="0" w:space="0" w:color="auto"/>
                <w:left w:val="none" w:sz="0" w:space="0" w:color="auto"/>
                <w:bottom w:val="none" w:sz="0" w:space="0" w:color="auto"/>
                <w:right w:val="none" w:sz="0" w:space="0" w:color="auto"/>
              </w:divBdr>
            </w:div>
            <w:div w:id="1206285705">
              <w:marLeft w:val="0"/>
              <w:marRight w:val="0"/>
              <w:marTop w:val="0"/>
              <w:marBottom w:val="0"/>
              <w:divBdr>
                <w:top w:val="none" w:sz="0" w:space="0" w:color="auto"/>
                <w:left w:val="none" w:sz="0" w:space="0" w:color="auto"/>
                <w:bottom w:val="none" w:sz="0" w:space="0" w:color="auto"/>
                <w:right w:val="none" w:sz="0" w:space="0" w:color="auto"/>
              </w:divBdr>
            </w:div>
            <w:div w:id="1210922049">
              <w:marLeft w:val="0"/>
              <w:marRight w:val="0"/>
              <w:marTop w:val="0"/>
              <w:marBottom w:val="0"/>
              <w:divBdr>
                <w:top w:val="none" w:sz="0" w:space="0" w:color="auto"/>
                <w:left w:val="none" w:sz="0" w:space="0" w:color="auto"/>
                <w:bottom w:val="none" w:sz="0" w:space="0" w:color="auto"/>
                <w:right w:val="none" w:sz="0" w:space="0" w:color="auto"/>
              </w:divBdr>
            </w:div>
            <w:div w:id="1229876043">
              <w:marLeft w:val="0"/>
              <w:marRight w:val="0"/>
              <w:marTop w:val="0"/>
              <w:marBottom w:val="0"/>
              <w:divBdr>
                <w:top w:val="none" w:sz="0" w:space="0" w:color="auto"/>
                <w:left w:val="none" w:sz="0" w:space="0" w:color="auto"/>
                <w:bottom w:val="none" w:sz="0" w:space="0" w:color="auto"/>
                <w:right w:val="none" w:sz="0" w:space="0" w:color="auto"/>
              </w:divBdr>
            </w:div>
            <w:div w:id="1257790798">
              <w:marLeft w:val="0"/>
              <w:marRight w:val="0"/>
              <w:marTop w:val="0"/>
              <w:marBottom w:val="0"/>
              <w:divBdr>
                <w:top w:val="none" w:sz="0" w:space="0" w:color="auto"/>
                <w:left w:val="none" w:sz="0" w:space="0" w:color="auto"/>
                <w:bottom w:val="none" w:sz="0" w:space="0" w:color="auto"/>
                <w:right w:val="none" w:sz="0" w:space="0" w:color="auto"/>
              </w:divBdr>
            </w:div>
            <w:div w:id="1269585709">
              <w:marLeft w:val="0"/>
              <w:marRight w:val="0"/>
              <w:marTop w:val="0"/>
              <w:marBottom w:val="0"/>
              <w:divBdr>
                <w:top w:val="none" w:sz="0" w:space="0" w:color="auto"/>
                <w:left w:val="none" w:sz="0" w:space="0" w:color="auto"/>
                <w:bottom w:val="none" w:sz="0" w:space="0" w:color="auto"/>
                <w:right w:val="none" w:sz="0" w:space="0" w:color="auto"/>
              </w:divBdr>
            </w:div>
            <w:div w:id="1291933626">
              <w:marLeft w:val="0"/>
              <w:marRight w:val="0"/>
              <w:marTop w:val="0"/>
              <w:marBottom w:val="0"/>
              <w:divBdr>
                <w:top w:val="none" w:sz="0" w:space="0" w:color="auto"/>
                <w:left w:val="none" w:sz="0" w:space="0" w:color="auto"/>
                <w:bottom w:val="none" w:sz="0" w:space="0" w:color="auto"/>
                <w:right w:val="none" w:sz="0" w:space="0" w:color="auto"/>
              </w:divBdr>
            </w:div>
            <w:div w:id="1292788177">
              <w:marLeft w:val="0"/>
              <w:marRight w:val="0"/>
              <w:marTop w:val="0"/>
              <w:marBottom w:val="0"/>
              <w:divBdr>
                <w:top w:val="none" w:sz="0" w:space="0" w:color="auto"/>
                <w:left w:val="none" w:sz="0" w:space="0" w:color="auto"/>
                <w:bottom w:val="none" w:sz="0" w:space="0" w:color="auto"/>
                <w:right w:val="none" w:sz="0" w:space="0" w:color="auto"/>
              </w:divBdr>
            </w:div>
            <w:div w:id="1343161553">
              <w:marLeft w:val="0"/>
              <w:marRight w:val="0"/>
              <w:marTop w:val="0"/>
              <w:marBottom w:val="0"/>
              <w:divBdr>
                <w:top w:val="none" w:sz="0" w:space="0" w:color="auto"/>
                <w:left w:val="none" w:sz="0" w:space="0" w:color="auto"/>
                <w:bottom w:val="none" w:sz="0" w:space="0" w:color="auto"/>
                <w:right w:val="none" w:sz="0" w:space="0" w:color="auto"/>
              </w:divBdr>
            </w:div>
            <w:div w:id="1378354994">
              <w:marLeft w:val="0"/>
              <w:marRight w:val="0"/>
              <w:marTop w:val="0"/>
              <w:marBottom w:val="0"/>
              <w:divBdr>
                <w:top w:val="none" w:sz="0" w:space="0" w:color="auto"/>
                <w:left w:val="none" w:sz="0" w:space="0" w:color="auto"/>
                <w:bottom w:val="none" w:sz="0" w:space="0" w:color="auto"/>
                <w:right w:val="none" w:sz="0" w:space="0" w:color="auto"/>
              </w:divBdr>
            </w:div>
            <w:div w:id="1406758678">
              <w:marLeft w:val="0"/>
              <w:marRight w:val="0"/>
              <w:marTop w:val="0"/>
              <w:marBottom w:val="0"/>
              <w:divBdr>
                <w:top w:val="none" w:sz="0" w:space="0" w:color="auto"/>
                <w:left w:val="none" w:sz="0" w:space="0" w:color="auto"/>
                <w:bottom w:val="none" w:sz="0" w:space="0" w:color="auto"/>
                <w:right w:val="none" w:sz="0" w:space="0" w:color="auto"/>
              </w:divBdr>
            </w:div>
            <w:div w:id="1427264024">
              <w:marLeft w:val="0"/>
              <w:marRight w:val="0"/>
              <w:marTop w:val="0"/>
              <w:marBottom w:val="0"/>
              <w:divBdr>
                <w:top w:val="none" w:sz="0" w:space="0" w:color="auto"/>
                <w:left w:val="none" w:sz="0" w:space="0" w:color="auto"/>
                <w:bottom w:val="none" w:sz="0" w:space="0" w:color="auto"/>
                <w:right w:val="none" w:sz="0" w:space="0" w:color="auto"/>
              </w:divBdr>
            </w:div>
            <w:div w:id="1447894919">
              <w:marLeft w:val="0"/>
              <w:marRight w:val="0"/>
              <w:marTop w:val="0"/>
              <w:marBottom w:val="0"/>
              <w:divBdr>
                <w:top w:val="none" w:sz="0" w:space="0" w:color="auto"/>
                <w:left w:val="none" w:sz="0" w:space="0" w:color="auto"/>
                <w:bottom w:val="none" w:sz="0" w:space="0" w:color="auto"/>
                <w:right w:val="none" w:sz="0" w:space="0" w:color="auto"/>
              </w:divBdr>
            </w:div>
            <w:div w:id="1502546533">
              <w:marLeft w:val="0"/>
              <w:marRight w:val="0"/>
              <w:marTop w:val="0"/>
              <w:marBottom w:val="0"/>
              <w:divBdr>
                <w:top w:val="none" w:sz="0" w:space="0" w:color="auto"/>
                <w:left w:val="none" w:sz="0" w:space="0" w:color="auto"/>
                <w:bottom w:val="none" w:sz="0" w:space="0" w:color="auto"/>
                <w:right w:val="none" w:sz="0" w:space="0" w:color="auto"/>
              </w:divBdr>
            </w:div>
            <w:div w:id="1580824097">
              <w:marLeft w:val="0"/>
              <w:marRight w:val="0"/>
              <w:marTop w:val="0"/>
              <w:marBottom w:val="0"/>
              <w:divBdr>
                <w:top w:val="none" w:sz="0" w:space="0" w:color="auto"/>
                <w:left w:val="none" w:sz="0" w:space="0" w:color="auto"/>
                <w:bottom w:val="none" w:sz="0" w:space="0" w:color="auto"/>
                <w:right w:val="none" w:sz="0" w:space="0" w:color="auto"/>
              </w:divBdr>
            </w:div>
            <w:div w:id="1629773382">
              <w:marLeft w:val="0"/>
              <w:marRight w:val="0"/>
              <w:marTop w:val="0"/>
              <w:marBottom w:val="0"/>
              <w:divBdr>
                <w:top w:val="none" w:sz="0" w:space="0" w:color="auto"/>
                <w:left w:val="none" w:sz="0" w:space="0" w:color="auto"/>
                <w:bottom w:val="none" w:sz="0" w:space="0" w:color="auto"/>
                <w:right w:val="none" w:sz="0" w:space="0" w:color="auto"/>
              </w:divBdr>
            </w:div>
            <w:div w:id="1633943643">
              <w:marLeft w:val="0"/>
              <w:marRight w:val="0"/>
              <w:marTop w:val="0"/>
              <w:marBottom w:val="0"/>
              <w:divBdr>
                <w:top w:val="none" w:sz="0" w:space="0" w:color="auto"/>
                <w:left w:val="none" w:sz="0" w:space="0" w:color="auto"/>
                <w:bottom w:val="none" w:sz="0" w:space="0" w:color="auto"/>
                <w:right w:val="none" w:sz="0" w:space="0" w:color="auto"/>
              </w:divBdr>
            </w:div>
            <w:div w:id="1641574436">
              <w:marLeft w:val="0"/>
              <w:marRight w:val="0"/>
              <w:marTop w:val="0"/>
              <w:marBottom w:val="0"/>
              <w:divBdr>
                <w:top w:val="none" w:sz="0" w:space="0" w:color="auto"/>
                <w:left w:val="none" w:sz="0" w:space="0" w:color="auto"/>
                <w:bottom w:val="none" w:sz="0" w:space="0" w:color="auto"/>
                <w:right w:val="none" w:sz="0" w:space="0" w:color="auto"/>
              </w:divBdr>
            </w:div>
            <w:div w:id="1687167894">
              <w:marLeft w:val="0"/>
              <w:marRight w:val="0"/>
              <w:marTop w:val="0"/>
              <w:marBottom w:val="0"/>
              <w:divBdr>
                <w:top w:val="none" w:sz="0" w:space="0" w:color="auto"/>
                <w:left w:val="none" w:sz="0" w:space="0" w:color="auto"/>
                <w:bottom w:val="none" w:sz="0" w:space="0" w:color="auto"/>
                <w:right w:val="none" w:sz="0" w:space="0" w:color="auto"/>
              </w:divBdr>
            </w:div>
            <w:div w:id="1696230315">
              <w:marLeft w:val="0"/>
              <w:marRight w:val="0"/>
              <w:marTop w:val="0"/>
              <w:marBottom w:val="0"/>
              <w:divBdr>
                <w:top w:val="none" w:sz="0" w:space="0" w:color="auto"/>
                <w:left w:val="none" w:sz="0" w:space="0" w:color="auto"/>
                <w:bottom w:val="none" w:sz="0" w:space="0" w:color="auto"/>
                <w:right w:val="none" w:sz="0" w:space="0" w:color="auto"/>
              </w:divBdr>
            </w:div>
            <w:div w:id="1696539329">
              <w:marLeft w:val="0"/>
              <w:marRight w:val="0"/>
              <w:marTop w:val="0"/>
              <w:marBottom w:val="0"/>
              <w:divBdr>
                <w:top w:val="none" w:sz="0" w:space="0" w:color="auto"/>
                <w:left w:val="none" w:sz="0" w:space="0" w:color="auto"/>
                <w:bottom w:val="none" w:sz="0" w:space="0" w:color="auto"/>
                <w:right w:val="none" w:sz="0" w:space="0" w:color="auto"/>
              </w:divBdr>
            </w:div>
            <w:div w:id="1710640639">
              <w:marLeft w:val="0"/>
              <w:marRight w:val="0"/>
              <w:marTop w:val="0"/>
              <w:marBottom w:val="0"/>
              <w:divBdr>
                <w:top w:val="none" w:sz="0" w:space="0" w:color="auto"/>
                <w:left w:val="none" w:sz="0" w:space="0" w:color="auto"/>
                <w:bottom w:val="none" w:sz="0" w:space="0" w:color="auto"/>
                <w:right w:val="none" w:sz="0" w:space="0" w:color="auto"/>
              </w:divBdr>
            </w:div>
            <w:div w:id="1729110760">
              <w:marLeft w:val="0"/>
              <w:marRight w:val="0"/>
              <w:marTop w:val="0"/>
              <w:marBottom w:val="0"/>
              <w:divBdr>
                <w:top w:val="none" w:sz="0" w:space="0" w:color="auto"/>
                <w:left w:val="none" w:sz="0" w:space="0" w:color="auto"/>
                <w:bottom w:val="none" w:sz="0" w:space="0" w:color="auto"/>
                <w:right w:val="none" w:sz="0" w:space="0" w:color="auto"/>
              </w:divBdr>
            </w:div>
            <w:div w:id="1754005929">
              <w:marLeft w:val="0"/>
              <w:marRight w:val="0"/>
              <w:marTop w:val="0"/>
              <w:marBottom w:val="0"/>
              <w:divBdr>
                <w:top w:val="none" w:sz="0" w:space="0" w:color="auto"/>
                <w:left w:val="none" w:sz="0" w:space="0" w:color="auto"/>
                <w:bottom w:val="none" w:sz="0" w:space="0" w:color="auto"/>
                <w:right w:val="none" w:sz="0" w:space="0" w:color="auto"/>
              </w:divBdr>
            </w:div>
            <w:div w:id="1792820937">
              <w:marLeft w:val="0"/>
              <w:marRight w:val="0"/>
              <w:marTop w:val="0"/>
              <w:marBottom w:val="0"/>
              <w:divBdr>
                <w:top w:val="none" w:sz="0" w:space="0" w:color="auto"/>
                <w:left w:val="none" w:sz="0" w:space="0" w:color="auto"/>
                <w:bottom w:val="none" w:sz="0" w:space="0" w:color="auto"/>
                <w:right w:val="none" w:sz="0" w:space="0" w:color="auto"/>
              </w:divBdr>
            </w:div>
            <w:div w:id="1795949995">
              <w:marLeft w:val="0"/>
              <w:marRight w:val="0"/>
              <w:marTop w:val="0"/>
              <w:marBottom w:val="0"/>
              <w:divBdr>
                <w:top w:val="none" w:sz="0" w:space="0" w:color="auto"/>
                <w:left w:val="none" w:sz="0" w:space="0" w:color="auto"/>
                <w:bottom w:val="none" w:sz="0" w:space="0" w:color="auto"/>
                <w:right w:val="none" w:sz="0" w:space="0" w:color="auto"/>
              </w:divBdr>
            </w:div>
            <w:div w:id="1837452358">
              <w:marLeft w:val="0"/>
              <w:marRight w:val="0"/>
              <w:marTop w:val="0"/>
              <w:marBottom w:val="0"/>
              <w:divBdr>
                <w:top w:val="none" w:sz="0" w:space="0" w:color="auto"/>
                <w:left w:val="none" w:sz="0" w:space="0" w:color="auto"/>
                <w:bottom w:val="none" w:sz="0" w:space="0" w:color="auto"/>
                <w:right w:val="none" w:sz="0" w:space="0" w:color="auto"/>
              </w:divBdr>
            </w:div>
            <w:div w:id="1903829785">
              <w:marLeft w:val="0"/>
              <w:marRight w:val="0"/>
              <w:marTop w:val="0"/>
              <w:marBottom w:val="0"/>
              <w:divBdr>
                <w:top w:val="none" w:sz="0" w:space="0" w:color="auto"/>
                <w:left w:val="none" w:sz="0" w:space="0" w:color="auto"/>
                <w:bottom w:val="none" w:sz="0" w:space="0" w:color="auto"/>
                <w:right w:val="none" w:sz="0" w:space="0" w:color="auto"/>
              </w:divBdr>
            </w:div>
            <w:div w:id="1941447148">
              <w:marLeft w:val="0"/>
              <w:marRight w:val="0"/>
              <w:marTop w:val="0"/>
              <w:marBottom w:val="0"/>
              <w:divBdr>
                <w:top w:val="none" w:sz="0" w:space="0" w:color="auto"/>
                <w:left w:val="none" w:sz="0" w:space="0" w:color="auto"/>
                <w:bottom w:val="none" w:sz="0" w:space="0" w:color="auto"/>
                <w:right w:val="none" w:sz="0" w:space="0" w:color="auto"/>
              </w:divBdr>
            </w:div>
            <w:div w:id="1947806055">
              <w:marLeft w:val="0"/>
              <w:marRight w:val="0"/>
              <w:marTop w:val="0"/>
              <w:marBottom w:val="0"/>
              <w:divBdr>
                <w:top w:val="none" w:sz="0" w:space="0" w:color="auto"/>
                <w:left w:val="none" w:sz="0" w:space="0" w:color="auto"/>
                <w:bottom w:val="none" w:sz="0" w:space="0" w:color="auto"/>
                <w:right w:val="none" w:sz="0" w:space="0" w:color="auto"/>
              </w:divBdr>
            </w:div>
            <w:div w:id="1976139361">
              <w:marLeft w:val="0"/>
              <w:marRight w:val="0"/>
              <w:marTop w:val="0"/>
              <w:marBottom w:val="0"/>
              <w:divBdr>
                <w:top w:val="none" w:sz="0" w:space="0" w:color="auto"/>
                <w:left w:val="none" w:sz="0" w:space="0" w:color="auto"/>
                <w:bottom w:val="none" w:sz="0" w:space="0" w:color="auto"/>
                <w:right w:val="none" w:sz="0" w:space="0" w:color="auto"/>
              </w:divBdr>
            </w:div>
            <w:div w:id="1978878884">
              <w:marLeft w:val="0"/>
              <w:marRight w:val="0"/>
              <w:marTop w:val="0"/>
              <w:marBottom w:val="0"/>
              <w:divBdr>
                <w:top w:val="none" w:sz="0" w:space="0" w:color="auto"/>
                <w:left w:val="none" w:sz="0" w:space="0" w:color="auto"/>
                <w:bottom w:val="none" w:sz="0" w:space="0" w:color="auto"/>
                <w:right w:val="none" w:sz="0" w:space="0" w:color="auto"/>
              </w:divBdr>
            </w:div>
            <w:div w:id="2013409231">
              <w:marLeft w:val="0"/>
              <w:marRight w:val="0"/>
              <w:marTop w:val="0"/>
              <w:marBottom w:val="0"/>
              <w:divBdr>
                <w:top w:val="none" w:sz="0" w:space="0" w:color="auto"/>
                <w:left w:val="none" w:sz="0" w:space="0" w:color="auto"/>
                <w:bottom w:val="none" w:sz="0" w:space="0" w:color="auto"/>
                <w:right w:val="none" w:sz="0" w:space="0" w:color="auto"/>
              </w:divBdr>
            </w:div>
            <w:div w:id="2017533334">
              <w:marLeft w:val="0"/>
              <w:marRight w:val="0"/>
              <w:marTop w:val="0"/>
              <w:marBottom w:val="0"/>
              <w:divBdr>
                <w:top w:val="none" w:sz="0" w:space="0" w:color="auto"/>
                <w:left w:val="none" w:sz="0" w:space="0" w:color="auto"/>
                <w:bottom w:val="none" w:sz="0" w:space="0" w:color="auto"/>
                <w:right w:val="none" w:sz="0" w:space="0" w:color="auto"/>
              </w:divBdr>
            </w:div>
            <w:div w:id="2024552446">
              <w:marLeft w:val="0"/>
              <w:marRight w:val="0"/>
              <w:marTop w:val="0"/>
              <w:marBottom w:val="0"/>
              <w:divBdr>
                <w:top w:val="none" w:sz="0" w:space="0" w:color="auto"/>
                <w:left w:val="none" w:sz="0" w:space="0" w:color="auto"/>
                <w:bottom w:val="none" w:sz="0" w:space="0" w:color="auto"/>
                <w:right w:val="none" w:sz="0" w:space="0" w:color="auto"/>
              </w:divBdr>
            </w:div>
            <w:div w:id="2040888515">
              <w:marLeft w:val="0"/>
              <w:marRight w:val="0"/>
              <w:marTop w:val="0"/>
              <w:marBottom w:val="0"/>
              <w:divBdr>
                <w:top w:val="none" w:sz="0" w:space="0" w:color="auto"/>
                <w:left w:val="none" w:sz="0" w:space="0" w:color="auto"/>
                <w:bottom w:val="none" w:sz="0" w:space="0" w:color="auto"/>
                <w:right w:val="none" w:sz="0" w:space="0" w:color="auto"/>
              </w:divBdr>
            </w:div>
            <w:div w:id="20745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5354">
      <w:bodyDiv w:val="1"/>
      <w:marLeft w:val="0"/>
      <w:marRight w:val="0"/>
      <w:marTop w:val="0"/>
      <w:marBottom w:val="0"/>
      <w:divBdr>
        <w:top w:val="none" w:sz="0" w:space="0" w:color="auto"/>
        <w:left w:val="none" w:sz="0" w:space="0" w:color="auto"/>
        <w:bottom w:val="none" w:sz="0" w:space="0" w:color="auto"/>
        <w:right w:val="none" w:sz="0" w:space="0" w:color="auto"/>
      </w:divBdr>
      <w:divsChild>
        <w:div w:id="2026860512">
          <w:marLeft w:val="0"/>
          <w:marRight w:val="0"/>
          <w:marTop w:val="0"/>
          <w:marBottom w:val="0"/>
          <w:divBdr>
            <w:top w:val="none" w:sz="0" w:space="0" w:color="auto"/>
            <w:left w:val="none" w:sz="0" w:space="0" w:color="auto"/>
            <w:bottom w:val="none" w:sz="0" w:space="0" w:color="auto"/>
            <w:right w:val="none" w:sz="0" w:space="0" w:color="auto"/>
          </w:divBdr>
          <w:divsChild>
            <w:div w:id="174736659">
              <w:marLeft w:val="375"/>
              <w:marRight w:val="0"/>
              <w:marTop w:val="0"/>
              <w:marBottom w:val="0"/>
              <w:divBdr>
                <w:top w:val="none" w:sz="0" w:space="0" w:color="auto"/>
                <w:left w:val="none" w:sz="0" w:space="0" w:color="auto"/>
                <w:bottom w:val="none" w:sz="0" w:space="0" w:color="auto"/>
                <w:right w:val="none" w:sz="0" w:space="0" w:color="auto"/>
              </w:divBdr>
            </w:div>
          </w:divsChild>
        </w:div>
        <w:div w:id="379480278">
          <w:marLeft w:val="0"/>
          <w:marRight w:val="0"/>
          <w:marTop w:val="0"/>
          <w:marBottom w:val="0"/>
          <w:divBdr>
            <w:top w:val="none" w:sz="0" w:space="0" w:color="auto"/>
            <w:left w:val="none" w:sz="0" w:space="0" w:color="auto"/>
            <w:bottom w:val="none" w:sz="0" w:space="0" w:color="auto"/>
            <w:right w:val="none" w:sz="0" w:space="0" w:color="auto"/>
          </w:divBdr>
        </w:div>
        <w:div w:id="369184886">
          <w:marLeft w:val="0"/>
          <w:marRight w:val="0"/>
          <w:marTop w:val="0"/>
          <w:marBottom w:val="0"/>
          <w:divBdr>
            <w:top w:val="none" w:sz="0" w:space="0" w:color="auto"/>
            <w:left w:val="none" w:sz="0" w:space="0" w:color="auto"/>
            <w:bottom w:val="none" w:sz="0" w:space="0" w:color="auto"/>
            <w:right w:val="none" w:sz="0" w:space="0" w:color="auto"/>
          </w:divBdr>
          <w:divsChild>
            <w:div w:id="1998142145">
              <w:marLeft w:val="0"/>
              <w:marRight w:val="0"/>
              <w:marTop w:val="0"/>
              <w:marBottom w:val="0"/>
              <w:divBdr>
                <w:top w:val="none" w:sz="0" w:space="0" w:color="auto"/>
                <w:left w:val="none" w:sz="0" w:space="0" w:color="auto"/>
                <w:bottom w:val="none" w:sz="0" w:space="0" w:color="auto"/>
                <w:right w:val="none" w:sz="0" w:space="0" w:color="auto"/>
              </w:divBdr>
              <w:divsChild>
                <w:div w:id="1851216615">
                  <w:marLeft w:val="0"/>
                  <w:marRight w:val="0"/>
                  <w:marTop w:val="0"/>
                  <w:marBottom w:val="0"/>
                  <w:divBdr>
                    <w:top w:val="none" w:sz="0" w:space="0" w:color="auto"/>
                    <w:left w:val="none" w:sz="0" w:space="0" w:color="auto"/>
                    <w:bottom w:val="none" w:sz="0" w:space="0" w:color="auto"/>
                    <w:right w:val="none" w:sz="0" w:space="0" w:color="auto"/>
                  </w:divBdr>
                </w:div>
                <w:div w:id="404761182">
                  <w:marLeft w:val="0"/>
                  <w:marRight w:val="0"/>
                  <w:marTop w:val="0"/>
                  <w:marBottom w:val="0"/>
                  <w:divBdr>
                    <w:top w:val="none" w:sz="0" w:space="0" w:color="auto"/>
                    <w:left w:val="none" w:sz="0" w:space="0" w:color="auto"/>
                    <w:bottom w:val="none" w:sz="0" w:space="0" w:color="auto"/>
                    <w:right w:val="none" w:sz="0" w:space="0" w:color="auto"/>
                  </w:divBdr>
                </w:div>
                <w:div w:id="1833716588">
                  <w:marLeft w:val="0"/>
                  <w:marRight w:val="0"/>
                  <w:marTop w:val="0"/>
                  <w:marBottom w:val="0"/>
                  <w:divBdr>
                    <w:top w:val="none" w:sz="0" w:space="0" w:color="auto"/>
                    <w:left w:val="none" w:sz="0" w:space="0" w:color="auto"/>
                    <w:bottom w:val="none" w:sz="0" w:space="0" w:color="auto"/>
                    <w:right w:val="none" w:sz="0" w:space="0" w:color="auto"/>
                  </w:divBdr>
                </w:div>
                <w:div w:id="3217557">
                  <w:marLeft w:val="0"/>
                  <w:marRight w:val="0"/>
                  <w:marTop w:val="0"/>
                  <w:marBottom w:val="0"/>
                  <w:divBdr>
                    <w:top w:val="none" w:sz="0" w:space="0" w:color="auto"/>
                    <w:left w:val="none" w:sz="0" w:space="0" w:color="auto"/>
                    <w:bottom w:val="none" w:sz="0" w:space="0" w:color="auto"/>
                    <w:right w:val="none" w:sz="0" w:space="0" w:color="auto"/>
                  </w:divBdr>
                </w:div>
                <w:div w:id="678195382">
                  <w:marLeft w:val="0"/>
                  <w:marRight w:val="0"/>
                  <w:marTop w:val="0"/>
                  <w:marBottom w:val="0"/>
                  <w:divBdr>
                    <w:top w:val="none" w:sz="0" w:space="0" w:color="auto"/>
                    <w:left w:val="none" w:sz="0" w:space="0" w:color="auto"/>
                    <w:bottom w:val="none" w:sz="0" w:space="0" w:color="auto"/>
                    <w:right w:val="none" w:sz="0" w:space="0" w:color="auto"/>
                  </w:divBdr>
                </w:div>
                <w:div w:id="406155615">
                  <w:marLeft w:val="0"/>
                  <w:marRight w:val="0"/>
                  <w:marTop w:val="0"/>
                  <w:marBottom w:val="0"/>
                  <w:divBdr>
                    <w:top w:val="none" w:sz="0" w:space="0" w:color="auto"/>
                    <w:left w:val="none" w:sz="0" w:space="0" w:color="auto"/>
                    <w:bottom w:val="none" w:sz="0" w:space="0" w:color="auto"/>
                    <w:right w:val="none" w:sz="0" w:space="0" w:color="auto"/>
                  </w:divBdr>
                </w:div>
                <w:div w:id="931519">
                  <w:marLeft w:val="0"/>
                  <w:marRight w:val="0"/>
                  <w:marTop w:val="0"/>
                  <w:marBottom w:val="0"/>
                  <w:divBdr>
                    <w:top w:val="none" w:sz="0" w:space="0" w:color="auto"/>
                    <w:left w:val="none" w:sz="0" w:space="0" w:color="auto"/>
                    <w:bottom w:val="none" w:sz="0" w:space="0" w:color="auto"/>
                    <w:right w:val="none" w:sz="0" w:space="0" w:color="auto"/>
                  </w:divBdr>
                </w:div>
                <w:div w:id="1526139810">
                  <w:marLeft w:val="0"/>
                  <w:marRight w:val="0"/>
                  <w:marTop w:val="0"/>
                  <w:marBottom w:val="0"/>
                  <w:divBdr>
                    <w:top w:val="none" w:sz="0" w:space="0" w:color="auto"/>
                    <w:left w:val="none" w:sz="0" w:space="0" w:color="auto"/>
                    <w:bottom w:val="none" w:sz="0" w:space="0" w:color="auto"/>
                    <w:right w:val="none" w:sz="0" w:space="0" w:color="auto"/>
                  </w:divBdr>
                </w:div>
                <w:div w:id="1577083775">
                  <w:marLeft w:val="0"/>
                  <w:marRight w:val="0"/>
                  <w:marTop w:val="0"/>
                  <w:marBottom w:val="0"/>
                  <w:divBdr>
                    <w:top w:val="none" w:sz="0" w:space="0" w:color="auto"/>
                    <w:left w:val="none" w:sz="0" w:space="0" w:color="auto"/>
                    <w:bottom w:val="none" w:sz="0" w:space="0" w:color="auto"/>
                    <w:right w:val="none" w:sz="0" w:space="0" w:color="auto"/>
                  </w:divBdr>
                </w:div>
                <w:div w:id="505436786">
                  <w:marLeft w:val="0"/>
                  <w:marRight w:val="0"/>
                  <w:marTop w:val="0"/>
                  <w:marBottom w:val="0"/>
                  <w:divBdr>
                    <w:top w:val="none" w:sz="0" w:space="0" w:color="auto"/>
                    <w:left w:val="none" w:sz="0" w:space="0" w:color="auto"/>
                    <w:bottom w:val="none" w:sz="0" w:space="0" w:color="auto"/>
                    <w:right w:val="none" w:sz="0" w:space="0" w:color="auto"/>
                  </w:divBdr>
                </w:div>
                <w:div w:id="2015565898">
                  <w:marLeft w:val="0"/>
                  <w:marRight w:val="0"/>
                  <w:marTop w:val="0"/>
                  <w:marBottom w:val="0"/>
                  <w:divBdr>
                    <w:top w:val="none" w:sz="0" w:space="0" w:color="auto"/>
                    <w:left w:val="none" w:sz="0" w:space="0" w:color="auto"/>
                    <w:bottom w:val="none" w:sz="0" w:space="0" w:color="auto"/>
                    <w:right w:val="none" w:sz="0" w:space="0" w:color="auto"/>
                  </w:divBdr>
                </w:div>
                <w:div w:id="1894735934">
                  <w:marLeft w:val="0"/>
                  <w:marRight w:val="0"/>
                  <w:marTop w:val="0"/>
                  <w:marBottom w:val="0"/>
                  <w:divBdr>
                    <w:top w:val="none" w:sz="0" w:space="0" w:color="auto"/>
                    <w:left w:val="none" w:sz="0" w:space="0" w:color="auto"/>
                    <w:bottom w:val="none" w:sz="0" w:space="0" w:color="auto"/>
                    <w:right w:val="none" w:sz="0" w:space="0" w:color="auto"/>
                  </w:divBdr>
                </w:div>
                <w:div w:id="1362436937">
                  <w:marLeft w:val="0"/>
                  <w:marRight w:val="0"/>
                  <w:marTop w:val="0"/>
                  <w:marBottom w:val="0"/>
                  <w:divBdr>
                    <w:top w:val="none" w:sz="0" w:space="0" w:color="auto"/>
                    <w:left w:val="none" w:sz="0" w:space="0" w:color="auto"/>
                    <w:bottom w:val="none" w:sz="0" w:space="0" w:color="auto"/>
                    <w:right w:val="none" w:sz="0" w:space="0" w:color="auto"/>
                  </w:divBdr>
                </w:div>
                <w:div w:id="1252008324">
                  <w:marLeft w:val="0"/>
                  <w:marRight w:val="0"/>
                  <w:marTop w:val="0"/>
                  <w:marBottom w:val="0"/>
                  <w:divBdr>
                    <w:top w:val="none" w:sz="0" w:space="0" w:color="auto"/>
                    <w:left w:val="none" w:sz="0" w:space="0" w:color="auto"/>
                    <w:bottom w:val="none" w:sz="0" w:space="0" w:color="auto"/>
                    <w:right w:val="none" w:sz="0" w:space="0" w:color="auto"/>
                  </w:divBdr>
                </w:div>
                <w:div w:id="1582063168">
                  <w:marLeft w:val="0"/>
                  <w:marRight w:val="0"/>
                  <w:marTop w:val="0"/>
                  <w:marBottom w:val="0"/>
                  <w:divBdr>
                    <w:top w:val="none" w:sz="0" w:space="0" w:color="auto"/>
                    <w:left w:val="none" w:sz="0" w:space="0" w:color="auto"/>
                    <w:bottom w:val="none" w:sz="0" w:space="0" w:color="auto"/>
                    <w:right w:val="none" w:sz="0" w:space="0" w:color="auto"/>
                  </w:divBdr>
                </w:div>
                <w:div w:id="1662735275">
                  <w:marLeft w:val="0"/>
                  <w:marRight w:val="0"/>
                  <w:marTop w:val="0"/>
                  <w:marBottom w:val="0"/>
                  <w:divBdr>
                    <w:top w:val="none" w:sz="0" w:space="0" w:color="auto"/>
                    <w:left w:val="none" w:sz="0" w:space="0" w:color="auto"/>
                    <w:bottom w:val="none" w:sz="0" w:space="0" w:color="auto"/>
                    <w:right w:val="none" w:sz="0" w:space="0" w:color="auto"/>
                  </w:divBdr>
                </w:div>
                <w:div w:id="1543328876">
                  <w:marLeft w:val="0"/>
                  <w:marRight w:val="0"/>
                  <w:marTop w:val="0"/>
                  <w:marBottom w:val="0"/>
                  <w:divBdr>
                    <w:top w:val="none" w:sz="0" w:space="0" w:color="auto"/>
                    <w:left w:val="none" w:sz="0" w:space="0" w:color="auto"/>
                    <w:bottom w:val="none" w:sz="0" w:space="0" w:color="auto"/>
                    <w:right w:val="none" w:sz="0" w:space="0" w:color="auto"/>
                  </w:divBdr>
                </w:div>
                <w:div w:id="1611475395">
                  <w:marLeft w:val="0"/>
                  <w:marRight w:val="0"/>
                  <w:marTop w:val="0"/>
                  <w:marBottom w:val="0"/>
                  <w:divBdr>
                    <w:top w:val="none" w:sz="0" w:space="0" w:color="auto"/>
                    <w:left w:val="none" w:sz="0" w:space="0" w:color="auto"/>
                    <w:bottom w:val="none" w:sz="0" w:space="0" w:color="auto"/>
                    <w:right w:val="none" w:sz="0" w:space="0" w:color="auto"/>
                  </w:divBdr>
                </w:div>
                <w:div w:id="527986086">
                  <w:marLeft w:val="0"/>
                  <w:marRight w:val="0"/>
                  <w:marTop w:val="0"/>
                  <w:marBottom w:val="0"/>
                  <w:divBdr>
                    <w:top w:val="none" w:sz="0" w:space="0" w:color="auto"/>
                    <w:left w:val="none" w:sz="0" w:space="0" w:color="auto"/>
                    <w:bottom w:val="none" w:sz="0" w:space="0" w:color="auto"/>
                    <w:right w:val="none" w:sz="0" w:space="0" w:color="auto"/>
                  </w:divBdr>
                </w:div>
                <w:div w:id="657073961">
                  <w:marLeft w:val="0"/>
                  <w:marRight w:val="0"/>
                  <w:marTop w:val="0"/>
                  <w:marBottom w:val="0"/>
                  <w:divBdr>
                    <w:top w:val="none" w:sz="0" w:space="0" w:color="auto"/>
                    <w:left w:val="none" w:sz="0" w:space="0" w:color="auto"/>
                    <w:bottom w:val="none" w:sz="0" w:space="0" w:color="auto"/>
                    <w:right w:val="none" w:sz="0" w:space="0" w:color="auto"/>
                  </w:divBdr>
                </w:div>
                <w:div w:id="1609236786">
                  <w:marLeft w:val="0"/>
                  <w:marRight w:val="0"/>
                  <w:marTop w:val="0"/>
                  <w:marBottom w:val="0"/>
                  <w:divBdr>
                    <w:top w:val="none" w:sz="0" w:space="0" w:color="auto"/>
                    <w:left w:val="none" w:sz="0" w:space="0" w:color="auto"/>
                    <w:bottom w:val="none" w:sz="0" w:space="0" w:color="auto"/>
                    <w:right w:val="none" w:sz="0" w:space="0" w:color="auto"/>
                  </w:divBdr>
                </w:div>
                <w:div w:id="1985349283">
                  <w:marLeft w:val="0"/>
                  <w:marRight w:val="0"/>
                  <w:marTop w:val="0"/>
                  <w:marBottom w:val="0"/>
                  <w:divBdr>
                    <w:top w:val="none" w:sz="0" w:space="0" w:color="auto"/>
                    <w:left w:val="none" w:sz="0" w:space="0" w:color="auto"/>
                    <w:bottom w:val="none" w:sz="0" w:space="0" w:color="auto"/>
                    <w:right w:val="none" w:sz="0" w:space="0" w:color="auto"/>
                  </w:divBdr>
                </w:div>
                <w:div w:id="799034209">
                  <w:marLeft w:val="0"/>
                  <w:marRight w:val="0"/>
                  <w:marTop w:val="0"/>
                  <w:marBottom w:val="0"/>
                  <w:divBdr>
                    <w:top w:val="none" w:sz="0" w:space="0" w:color="auto"/>
                    <w:left w:val="none" w:sz="0" w:space="0" w:color="auto"/>
                    <w:bottom w:val="none" w:sz="0" w:space="0" w:color="auto"/>
                    <w:right w:val="none" w:sz="0" w:space="0" w:color="auto"/>
                  </w:divBdr>
                </w:div>
                <w:div w:id="1808008902">
                  <w:marLeft w:val="0"/>
                  <w:marRight w:val="0"/>
                  <w:marTop w:val="0"/>
                  <w:marBottom w:val="0"/>
                  <w:divBdr>
                    <w:top w:val="none" w:sz="0" w:space="0" w:color="auto"/>
                    <w:left w:val="none" w:sz="0" w:space="0" w:color="auto"/>
                    <w:bottom w:val="none" w:sz="0" w:space="0" w:color="auto"/>
                    <w:right w:val="none" w:sz="0" w:space="0" w:color="auto"/>
                  </w:divBdr>
                </w:div>
                <w:div w:id="1901475476">
                  <w:marLeft w:val="0"/>
                  <w:marRight w:val="0"/>
                  <w:marTop w:val="0"/>
                  <w:marBottom w:val="0"/>
                  <w:divBdr>
                    <w:top w:val="none" w:sz="0" w:space="0" w:color="auto"/>
                    <w:left w:val="none" w:sz="0" w:space="0" w:color="auto"/>
                    <w:bottom w:val="none" w:sz="0" w:space="0" w:color="auto"/>
                    <w:right w:val="none" w:sz="0" w:space="0" w:color="auto"/>
                  </w:divBdr>
                </w:div>
                <w:div w:id="1415468144">
                  <w:marLeft w:val="0"/>
                  <w:marRight w:val="0"/>
                  <w:marTop w:val="0"/>
                  <w:marBottom w:val="0"/>
                  <w:divBdr>
                    <w:top w:val="none" w:sz="0" w:space="0" w:color="auto"/>
                    <w:left w:val="none" w:sz="0" w:space="0" w:color="auto"/>
                    <w:bottom w:val="none" w:sz="0" w:space="0" w:color="auto"/>
                    <w:right w:val="none" w:sz="0" w:space="0" w:color="auto"/>
                  </w:divBdr>
                </w:div>
                <w:div w:id="1794013632">
                  <w:marLeft w:val="0"/>
                  <w:marRight w:val="0"/>
                  <w:marTop w:val="0"/>
                  <w:marBottom w:val="0"/>
                  <w:divBdr>
                    <w:top w:val="none" w:sz="0" w:space="0" w:color="auto"/>
                    <w:left w:val="none" w:sz="0" w:space="0" w:color="auto"/>
                    <w:bottom w:val="none" w:sz="0" w:space="0" w:color="auto"/>
                    <w:right w:val="none" w:sz="0" w:space="0" w:color="auto"/>
                  </w:divBdr>
                </w:div>
                <w:div w:id="1416587427">
                  <w:marLeft w:val="0"/>
                  <w:marRight w:val="0"/>
                  <w:marTop w:val="0"/>
                  <w:marBottom w:val="0"/>
                  <w:divBdr>
                    <w:top w:val="none" w:sz="0" w:space="0" w:color="auto"/>
                    <w:left w:val="none" w:sz="0" w:space="0" w:color="auto"/>
                    <w:bottom w:val="none" w:sz="0" w:space="0" w:color="auto"/>
                    <w:right w:val="none" w:sz="0" w:space="0" w:color="auto"/>
                  </w:divBdr>
                </w:div>
                <w:div w:id="1633049730">
                  <w:marLeft w:val="0"/>
                  <w:marRight w:val="0"/>
                  <w:marTop w:val="0"/>
                  <w:marBottom w:val="0"/>
                  <w:divBdr>
                    <w:top w:val="none" w:sz="0" w:space="0" w:color="auto"/>
                    <w:left w:val="none" w:sz="0" w:space="0" w:color="auto"/>
                    <w:bottom w:val="none" w:sz="0" w:space="0" w:color="auto"/>
                    <w:right w:val="none" w:sz="0" w:space="0" w:color="auto"/>
                  </w:divBdr>
                </w:div>
                <w:div w:id="130833820">
                  <w:marLeft w:val="0"/>
                  <w:marRight w:val="0"/>
                  <w:marTop w:val="0"/>
                  <w:marBottom w:val="0"/>
                  <w:divBdr>
                    <w:top w:val="none" w:sz="0" w:space="0" w:color="auto"/>
                    <w:left w:val="none" w:sz="0" w:space="0" w:color="auto"/>
                    <w:bottom w:val="none" w:sz="0" w:space="0" w:color="auto"/>
                    <w:right w:val="none" w:sz="0" w:space="0" w:color="auto"/>
                  </w:divBdr>
                </w:div>
                <w:div w:id="1456409496">
                  <w:marLeft w:val="0"/>
                  <w:marRight w:val="0"/>
                  <w:marTop w:val="0"/>
                  <w:marBottom w:val="0"/>
                  <w:divBdr>
                    <w:top w:val="none" w:sz="0" w:space="0" w:color="auto"/>
                    <w:left w:val="none" w:sz="0" w:space="0" w:color="auto"/>
                    <w:bottom w:val="none" w:sz="0" w:space="0" w:color="auto"/>
                    <w:right w:val="none" w:sz="0" w:space="0" w:color="auto"/>
                  </w:divBdr>
                </w:div>
                <w:div w:id="1206865862">
                  <w:marLeft w:val="0"/>
                  <w:marRight w:val="0"/>
                  <w:marTop w:val="0"/>
                  <w:marBottom w:val="0"/>
                  <w:divBdr>
                    <w:top w:val="none" w:sz="0" w:space="0" w:color="auto"/>
                    <w:left w:val="none" w:sz="0" w:space="0" w:color="auto"/>
                    <w:bottom w:val="none" w:sz="0" w:space="0" w:color="auto"/>
                    <w:right w:val="none" w:sz="0" w:space="0" w:color="auto"/>
                  </w:divBdr>
                </w:div>
                <w:div w:id="10499231">
                  <w:marLeft w:val="0"/>
                  <w:marRight w:val="0"/>
                  <w:marTop w:val="0"/>
                  <w:marBottom w:val="0"/>
                  <w:divBdr>
                    <w:top w:val="none" w:sz="0" w:space="0" w:color="auto"/>
                    <w:left w:val="none" w:sz="0" w:space="0" w:color="auto"/>
                    <w:bottom w:val="none" w:sz="0" w:space="0" w:color="auto"/>
                    <w:right w:val="none" w:sz="0" w:space="0" w:color="auto"/>
                  </w:divBdr>
                </w:div>
                <w:div w:id="1328246829">
                  <w:marLeft w:val="0"/>
                  <w:marRight w:val="0"/>
                  <w:marTop w:val="0"/>
                  <w:marBottom w:val="0"/>
                  <w:divBdr>
                    <w:top w:val="none" w:sz="0" w:space="0" w:color="auto"/>
                    <w:left w:val="none" w:sz="0" w:space="0" w:color="auto"/>
                    <w:bottom w:val="none" w:sz="0" w:space="0" w:color="auto"/>
                    <w:right w:val="none" w:sz="0" w:space="0" w:color="auto"/>
                  </w:divBdr>
                </w:div>
                <w:div w:id="289091179">
                  <w:marLeft w:val="0"/>
                  <w:marRight w:val="0"/>
                  <w:marTop w:val="0"/>
                  <w:marBottom w:val="0"/>
                  <w:divBdr>
                    <w:top w:val="none" w:sz="0" w:space="0" w:color="auto"/>
                    <w:left w:val="none" w:sz="0" w:space="0" w:color="auto"/>
                    <w:bottom w:val="none" w:sz="0" w:space="0" w:color="auto"/>
                    <w:right w:val="none" w:sz="0" w:space="0" w:color="auto"/>
                  </w:divBdr>
                </w:div>
                <w:div w:id="1473861308">
                  <w:marLeft w:val="0"/>
                  <w:marRight w:val="0"/>
                  <w:marTop w:val="0"/>
                  <w:marBottom w:val="0"/>
                  <w:divBdr>
                    <w:top w:val="none" w:sz="0" w:space="0" w:color="auto"/>
                    <w:left w:val="none" w:sz="0" w:space="0" w:color="auto"/>
                    <w:bottom w:val="none" w:sz="0" w:space="0" w:color="auto"/>
                    <w:right w:val="none" w:sz="0" w:space="0" w:color="auto"/>
                  </w:divBdr>
                </w:div>
                <w:div w:id="821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07630">
      <w:bodyDiv w:val="1"/>
      <w:marLeft w:val="0"/>
      <w:marRight w:val="0"/>
      <w:marTop w:val="0"/>
      <w:marBottom w:val="0"/>
      <w:divBdr>
        <w:top w:val="none" w:sz="0" w:space="0" w:color="auto"/>
        <w:left w:val="none" w:sz="0" w:space="0" w:color="auto"/>
        <w:bottom w:val="none" w:sz="0" w:space="0" w:color="auto"/>
        <w:right w:val="none" w:sz="0" w:space="0" w:color="auto"/>
      </w:divBdr>
      <w:divsChild>
        <w:div w:id="1724133135">
          <w:marLeft w:val="0"/>
          <w:marRight w:val="0"/>
          <w:marTop w:val="0"/>
          <w:marBottom w:val="0"/>
          <w:divBdr>
            <w:top w:val="single" w:sz="2" w:space="0" w:color="E3E3E3"/>
            <w:left w:val="single" w:sz="2" w:space="0" w:color="E3E3E3"/>
            <w:bottom w:val="single" w:sz="2" w:space="0" w:color="E3E3E3"/>
            <w:right w:val="single" w:sz="2" w:space="0" w:color="E3E3E3"/>
          </w:divBdr>
          <w:divsChild>
            <w:div w:id="2039963237">
              <w:marLeft w:val="0"/>
              <w:marRight w:val="0"/>
              <w:marTop w:val="0"/>
              <w:marBottom w:val="0"/>
              <w:divBdr>
                <w:top w:val="single" w:sz="2" w:space="0" w:color="E3E3E3"/>
                <w:left w:val="single" w:sz="2" w:space="0" w:color="E3E3E3"/>
                <w:bottom w:val="single" w:sz="2" w:space="0" w:color="E3E3E3"/>
                <w:right w:val="single" w:sz="2" w:space="0" w:color="E3E3E3"/>
              </w:divBdr>
              <w:divsChild>
                <w:div w:id="1445615512">
                  <w:marLeft w:val="0"/>
                  <w:marRight w:val="0"/>
                  <w:marTop w:val="0"/>
                  <w:marBottom w:val="0"/>
                  <w:divBdr>
                    <w:top w:val="single" w:sz="2" w:space="2" w:color="E3E3E3"/>
                    <w:left w:val="single" w:sz="2" w:space="0" w:color="E3E3E3"/>
                    <w:bottom w:val="single" w:sz="2" w:space="0" w:color="E3E3E3"/>
                    <w:right w:val="single" w:sz="2" w:space="0" w:color="E3E3E3"/>
                  </w:divBdr>
                  <w:divsChild>
                    <w:div w:id="917984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3141159">
      <w:bodyDiv w:val="1"/>
      <w:marLeft w:val="0"/>
      <w:marRight w:val="0"/>
      <w:marTop w:val="0"/>
      <w:marBottom w:val="0"/>
      <w:divBdr>
        <w:top w:val="none" w:sz="0" w:space="0" w:color="auto"/>
        <w:left w:val="none" w:sz="0" w:space="0" w:color="auto"/>
        <w:bottom w:val="none" w:sz="0" w:space="0" w:color="auto"/>
        <w:right w:val="none" w:sz="0" w:space="0" w:color="auto"/>
      </w:divBdr>
      <w:divsChild>
        <w:div w:id="1848058470">
          <w:marLeft w:val="0"/>
          <w:marRight w:val="0"/>
          <w:marTop w:val="0"/>
          <w:marBottom w:val="0"/>
          <w:divBdr>
            <w:top w:val="none" w:sz="0" w:space="0" w:color="auto"/>
            <w:left w:val="none" w:sz="0" w:space="0" w:color="auto"/>
            <w:bottom w:val="none" w:sz="0" w:space="0" w:color="auto"/>
            <w:right w:val="none" w:sz="0" w:space="0" w:color="auto"/>
          </w:divBdr>
          <w:divsChild>
            <w:div w:id="1599831729">
              <w:marLeft w:val="375"/>
              <w:marRight w:val="0"/>
              <w:marTop w:val="0"/>
              <w:marBottom w:val="0"/>
              <w:divBdr>
                <w:top w:val="none" w:sz="0" w:space="0" w:color="auto"/>
                <w:left w:val="none" w:sz="0" w:space="0" w:color="auto"/>
                <w:bottom w:val="none" w:sz="0" w:space="0" w:color="auto"/>
                <w:right w:val="none" w:sz="0" w:space="0" w:color="auto"/>
              </w:divBdr>
            </w:div>
          </w:divsChild>
        </w:div>
        <w:div w:id="1175804469">
          <w:marLeft w:val="0"/>
          <w:marRight w:val="0"/>
          <w:marTop w:val="0"/>
          <w:marBottom w:val="0"/>
          <w:divBdr>
            <w:top w:val="none" w:sz="0" w:space="0" w:color="auto"/>
            <w:left w:val="none" w:sz="0" w:space="0" w:color="auto"/>
            <w:bottom w:val="none" w:sz="0" w:space="0" w:color="auto"/>
            <w:right w:val="none" w:sz="0" w:space="0" w:color="auto"/>
          </w:divBdr>
        </w:div>
        <w:div w:id="1404449735">
          <w:marLeft w:val="0"/>
          <w:marRight w:val="0"/>
          <w:marTop w:val="0"/>
          <w:marBottom w:val="0"/>
          <w:divBdr>
            <w:top w:val="none" w:sz="0" w:space="0" w:color="auto"/>
            <w:left w:val="none" w:sz="0" w:space="0" w:color="auto"/>
            <w:bottom w:val="none" w:sz="0" w:space="0" w:color="auto"/>
            <w:right w:val="none" w:sz="0" w:space="0" w:color="auto"/>
          </w:divBdr>
          <w:divsChild>
            <w:div w:id="2052343908">
              <w:marLeft w:val="0"/>
              <w:marRight w:val="0"/>
              <w:marTop w:val="0"/>
              <w:marBottom w:val="0"/>
              <w:divBdr>
                <w:top w:val="none" w:sz="0" w:space="0" w:color="auto"/>
                <w:left w:val="none" w:sz="0" w:space="0" w:color="auto"/>
                <w:bottom w:val="none" w:sz="0" w:space="0" w:color="auto"/>
                <w:right w:val="none" w:sz="0" w:space="0" w:color="auto"/>
              </w:divBdr>
              <w:divsChild>
                <w:div w:id="1477793750">
                  <w:marLeft w:val="0"/>
                  <w:marRight w:val="0"/>
                  <w:marTop w:val="0"/>
                  <w:marBottom w:val="0"/>
                  <w:divBdr>
                    <w:top w:val="none" w:sz="0" w:space="0" w:color="auto"/>
                    <w:left w:val="none" w:sz="0" w:space="0" w:color="auto"/>
                    <w:bottom w:val="none" w:sz="0" w:space="0" w:color="auto"/>
                    <w:right w:val="none" w:sz="0" w:space="0" w:color="auto"/>
                  </w:divBdr>
                </w:div>
                <w:div w:id="1602177037">
                  <w:marLeft w:val="0"/>
                  <w:marRight w:val="0"/>
                  <w:marTop w:val="0"/>
                  <w:marBottom w:val="0"/>
                  <w:divBdr>
                    <w:top w:val="none" w:sz="0" w:space="0" w:color="auto"/>
                    <w:left w:val="none" w:sz="0" w:space="0" w:color="auto"/>
                    <w:bottom w:val="none" w:sz="0" w:space="0" w:color="auto"/>
                    <w:right w:val="none" w:sz="0" w:space="0" w:color="auto"/>
                  </w:divBdr>
                </w:div>
                <w:div w:id="741103110">
                  <w:marLeft w:val="0"/>
                  <w:marRight w:val="0"/>
                  <w:marTop w:val="0"/>
                  <w:marBottom w:val="0"/>
                  <w:divBdr>
                    <w:top w:val="none" w:sz="0" w:space="0" w:color="auto"/>
                    <w:left w:val="none" w:sz="0" w:space="0" w:color="auto"/>
                    <w:bottom w:val="none" w:sz="0" w:space="0" w:color="auto"/>
                    <w:right w:val="none" w:sz="0" w:space="0" w:color="auto"/>
                  </w:divBdr>
                </w:div>
                <w:div w:id="1128545171">
                  <w:marLeft w:val="0"/>
                  <w:marRight w:val="0"/>
                  <w:marTop w:val="0"/>
                  <w:marBottom w:val="0"/>
                  <w:divBdr>
                    <w:top w:val="none" w:sz="0" w:space="0" w:color="auto"/>
                    <w:left w:val="none" w:sz="0" w:space="0" w:color="auto"/>
                    <w:bottom w:val="none" w:sz="0" w:space="0" w:color="auto"/>
                    <w:right w:val="none" w:sz="0" w:space="0" w:color="auto"/>
                  </w:divBdr>
                </w:div>
                <w:div w:id="320471538">
                  <w:marLeft w:val="0"/>
                  <w:marRight w:val="0"/>
                  <w:marTop w:val="0"/>
                  <w:marBottom w:val="0"/>
                  <w:divBdr>
                    <w:top w:val="none" w:sz="0" w:space="0" w:color="auto"/>
                    <w:left w:val="none" w:sz="0" w:space="0" w:color="auto"/>
                    <w:bottom w:val="none" w:sz="0" w:space="0" w:color="auto"/>
                    <w:right w:val="none" w:sz="0" w:space="0" w:color="auto"/>
                  </w:divBdr>
                </w:div>
                <w:div w:id="557402169">
                  <w:marLeft w:val="0"/>
                  <w:marRight w:val="0"/>
                  <w:marTop w:val="0"/>
                  <w:marBottom w:val="0"/>
                  <w:divBdr>
                    <w:top w:val="none" w:sz="0" w:space="0" w:color="auto"/>
                    <w:left w:val="none" w:sz="0" w:space="0" w:color="auto"/>
                    <w:bottom w:val="none" w:sz="0" w:space="0" w:color="auto"/>
                    <w:right w:val="none" w:sz="0" w:space="0" w:color="auto"/>
                  </w:divBdr>
                </w:div>
                <w:div w:id="1363243456">
                  <w:marLeft w:val="0"/>
                  <w:marRight w:val="0"/>
                  <w:marTop w:val="0"/>
                  <w:marBottom w:val="0"/>
                  <w:divBdr>
                    <w:top w:val="none" w:sz="0" w:space="0" w:color="auto"/>
                    <w:left w:val="none" w:sz="0" w:space="0" w:color="auto"/>
                    <w:bottom w:val="none" w:sz="0" w:space="0" w:color="auto"/>
                    <w:right w:val="none" w:sz="0" w:space="0" w:color="auto"/>
                  </w:divBdr>
                </w:div>
                <w:div w:id="1995640376">
                  <w:marLeft w:val="0"/>
                  <w:marRight w:val="0"/>
                  <w:marTop w:val="0"/>
                  <w:marBottom w:val="0"/>
                  <w:divBdr>
                    <w:top w:val="none" w:sz="0" w:space="0" w:color="auto"/>
                    <w:left w:val="none" w:sz="0" w:space="0" w:color="auto"/>
                    <w:bottom w:val="none" w:sz="0" w:space="0" w:color="auto"/>
                    <w:right w:val="none" w:sz="0" w:space="0" w:color="auto"/>
                  </w:divBdr>
                </w:div>
                <w:div w:id="55016496">
                  <w:marLeft w:val="0"/>
                  <w:marRight w:val="0"/>
                  <w:marTop w:val="0"/>
                  <w:marBottom w:val="0"/>
                  <w:divBdr>
                    <w:top w:val="none" w:sz="0" w:space="0" w:color="auto"/>
                    <w:left w:val="none" w:sz="0" w:space="0" w:color="auto"/>
                    <w:bottom w:val="none" w:sz="0" w:space="0" w:color="auto"/>
                    <w:right w:val="none" w:sz="0" w:space="0" w:color="auto"/>
                  </w:divBdr>
                </w:div>
                <w:div w:id="1841043074">
                  <w:marLeft w:val="0"/>
                  <w:marRight w:val="0"/>
                  <w:marTop w:val="0"/>
                  <w:marBottom w:val="0"/>
                  <w:divBdr>
                    <w:top w:val="none" w:sz="0" w:space="0" w:color="auto"/>
                    <w:left w:val="none" w:sz="0" w:space="0" w:color="auto"/>
                    <w:bottom w:val="none" w:sz="0" w:space="0" w:color="auto"/>
                    <w:right w:val="none" w:sz="0" w:space="0" w:color="auto"/>
                  </w:divBdr>
                </w:div>
                <w:div w:id="229194261">
                  <w:marLeft w:val="0"/>
                  <w:marRight w:val="0"/>
                  <w:marTop w:val="0"/>
                  <w:marBottom w:val="0"/>
                  <w:divBdr>
                    <w:top w:val="none" w:sz="0" w:space="0" w:color="auto"/>
                    <w:left w:val="none" w:sz="0" w:space="0" w:color="auto"/>
                    <w:bottom w:val="none" w:sz="0" w:space="0" w:color="auto"/>
                    <w:right w:val="none" w:sz="0" w:space="0" w:color="auto"/>
                  </w:divBdr>
                </w:div>
                <w:div w:id="1136413661">
                  <w:marLeft w:val="0"/>
                  <w:marRight w:val="0"/>
                  <w:marTop w:val="0"/>
                  <w:marBottom w:val="0"/>
                  <w:divBdr>
                    <w:top w:val="none" w:sz="0" w:space="0" w:color="auto"/>
                    <w:left w:val="none" w:sz="0" w:space="0" w:color="auto"/>
                    <w:bottom w:val="none" w:sz="0" w:space="0" w:color="auto"/>
                    <w:right w:val="none" w:sz="0" w:space="0" w:color="auto"/>
                  </w:divBdr>
                </w:div>
                <w:div w:id="2001543847">
                  <w:marLeft w:val="0"/>
                  <w:marRight w:val="0"/>
                  <w:marTop w:val="0"/>
                  <w:marBottom w:val="0"/>
                  <w:divBdr>
                    <w:top w:val="none" w:sz="0" w:space="0" w:color="auto"/>
                    <w:left w:val="none" w:sz="0" w:space="0" w:color="auto"/>
                    <w:bottom w:val="none" w:sz="0" w:space="0" w:color="auto"/>
                    <w:right w:val="none" w:sz="0" w:space="0" w:color="auto"/>
                  </w:divBdr>
                </w:div>
                <w:div w:id="1756394641">
                  <w:marLeft w:val="0"/>
                  <w:marRight w:val="0"/>
                  <w:marTop w:val="0"/>
                  <w:marBottom w:val="0"/>
                  <w:divBdr>
                    <w:top w:val="none" w:sz="0" w:space="0" w:color="auto"/>
                    <w:left w:val="none" w:sz="0" w:space="0" w:color="auto"/>
                    <w:bottom w:val="none" w:sz="0" w:space="0" w:color="auto"/>
                    <w:right w:val="none" w:sz="0" w:space="0" w:color="auto"/>
                  </w:divBdr>
                </w:div>
                <w:div w:id="172451586">
                  <w:marLeft w:val="0"/>
                  <w:marRight w:val="0"/>
                  <w:marTop w:val="0"/>
                  <w:marBottom w:val="0"/>
                  <w:divBdr>
                    <w:top w:val="none" w:sz="0" w:space="0" w:color="auto"/>
                    <w:left w:val="none" w:sz="0" w:space="0" w:color="auto"/>
                    <w:bottom w:val="none" w:sz="0" w:space="0" w:color="auto"/>
                    <w:right w:val="none" w:sz="0" w:space="0" w:color="auto"/>
                  </w:divBdr>
                </w:div>
                <w:div w:id="1416824728">
                  <w:marLeft w:val="0"/>
                  <w:marRight w:val="0"/>
                  <w:marTop w:val="0"/>
                  <w:marBottom w:val="0"/>
                  <w:divBdr>
                    <w:top w:val="none" w:sz="0" w:space="0" w:color="auto"/>
                    <w:left w:val="none" w:sz="0" w:space="0" w:color="auto"/>
                    <w:bottom w:val="none" w:sz="0" w:space="0" w:color="auto"/>
                    <w:right w:val="none" w:sz="0" w:space="0" w:color="auto"/>
                  </w:divBdr>
                </w:div>
                <w:div w:id="1670907154">
                  <w:marLeft w:val="0"/>
                  <w:marRight w:val="0"/>
                  <w:marTop w:val="0"/>
                  <w:marBottom w:val="0"/>
                  <w:divBdr>
                    <w:top w:val="none" w:sz="0" w:space="0" w:color="auto"/>
                    <w:left w:val="none" w:sz="0" w:space="0" w:color="auto"/>
                    <w:bottom w:val="none" w:sz="0" w:space="0" w:color="auto"/>
                    <w:right w:val="none" w:sz="0" w:space="0" w:color="auto"/>
                  </w:divBdr>
                </w:div>
                <w:div w:id="228539535">
                  <w:marLeft w:val="0"/>
                  <w:marRight w:val="0"/>
                  <w:marTop w:val="0"/>
                  <w:marBottom w:val="0"/>
                  <w:divBdr>
                    <w:top w:val="none" w:sz="0" w:space="0" w:color="auto"/>
                    <w:left w:val="none" w:sz="0" w:space="0" w:color="auto"/>
                    <w:bottom w:val="none" w:sz="0" w:space="0" w:color="auto"/>
                    <w:right w:val="none" w:sz="0" w:space="0" w:color="auto"/>
                  </w:divBdr>
                </w:div>
                <w:div w:id="1283264165">
                  <w:marLeft w:val="0"/>
                  <w:marRight w:val="0"/>
                  <w:marTop w:val="0"/>
                  <w:marBottom w:val="0"/>
                  <w:divBdr>
                    <w:top w:val="none" w:sz="0" w:space="0" w:color="auto"/>
                    <w:left w:val="none" w:sz="0" w:space="0" w:color="auto"/>
                    <w:bottom w:val="none" w:sz="0" w:space="0" w:color="auto"/>
                    <w:right w:val="none" w:sz="0" w:space="0" w:color="auto"/>
                  </w:divBdr>
                </w:div>
                <w:div w:id="1417702643">
                  <w:marLeft w:val="0"/>
                  <w:marRight w:val="0"/>
                  <w:marTop w:val="0"/>
                  <w:marBottom w:val="0"/>
                  <w:divBdr>
                    <w:top w:val="none" w:sz="0" w:space="0" w:color="auto"/>
                    <w:left w:val="none" w:sz="0" w:space="0" w:color="auto"/>
                    <w:bottom w:val="none" w:sz="0" w:space="0" w:color="auto"/>
                    <w:right w:val="none" w:sz="0" w:space="0" w:color="auto"/>
                  </w:divBdr>
                </w:div>
                <w:div w:id="1325208192">
                  <w:marLeft w:val="0"/>
                  <w:marRight w:val="0"/>
                  <w:marTop w:val="0"/>
                  <w:marBottom w:val="0"/>
                  <w:divBdr>
                    <w:top w:val="none" w:sz="0" w:space="0" w:color="auto"/>
                    <w:left w:val="none" w:sz="0" w:space="0" w:color="auto"/>
                    <w:bottom w:val="none" w:sz="0" w:space="0" w:color="auto"/>
                    <w:right w:val="none" w:sz="0" w:space="0" w:color="auto"/>
                  </w:divBdr>
                </w:div>
                <w:div w:id="1359310642">
                  <w:marLeft w:val="0"/>
                  <w:marRight w:val="0"/>
                  <w:marTop w:val="0"/>
                  <w:marBottom w:val="0"/>
                  <w:divBdr>
                    <w:top w:val="none" w:sz="0" w:space="0" w:color="auto"/>
                    <w:left w:val="none" w:sz="0" w:space="0" w:color="auto"/>
                    <w:bottom w:val="none" w:sz="0" w:space="0" w:color="auto"/>
                    <w:right w:val="none" w:sz="0" w:space="0" w:color="auto"/>
                  </w:divBdr>
                </w:div>
                <w:div w:id="2081519968">
                  <w:marLeft w:val="0"/>
                  <w:marRight w:val="0"/>
                  <w:marTop w:val="0"/>
                  <w:marBottom w:val="0"/>
                  <w:divBdr>
                    <w:top w:val="none" w:sz="0" w:space="0" w:color="auto"/>
                    <w:left w:val="none" w:sz="0" w:space="0" w:color="auto"/>
                    <w:bottom w:val="none" w:sz="0" w:space="0" w:color="auto"/>
                    <w:right w:val="none" w:sz="0" w:space="0" w:color="auto"/>
                  </w:divBdr>
                </w:div>
                <w:div w:id="2084333762">
                  <w:marLeft w:val="0"/>
                  <w:marRight w:val="0"/>
                  <w:marTop w:val="0"/>
                  <w:marBottom w:val="0"/>
                  <w:divBdr>
                    <w:top w:val="none" w:sz="0" w:space="0" w:color="auto"/>
                    <w:left w:val="none" w:sz="0" w:space="0" w:color="auto"/>
                    <w:bottom w:val="none" w:sz="0" w:space="0" w:color="auto"/>
                    <w:right w:val="none" w:sz="0" w:space="0" w:color="auto"/>
                  </w:divBdr>
                </w:div>
                <w:div w:id="1978797231">
                  <w:marLeft w:val="0"/>
                  <w:marRight w:val="0"/>
                  <w:marTop w:val="0"/>
                  <w:marBottom w:val="0"/>
                  <w:divBdr>
                    <w:top w:val="none" w:sz="0" w:space="0" w:color="auto"/>
                    <w:left w:val="none" w:sz="0" w:space="0" w:color="auto"/>
                    <w:bottom w:val="none" w:sz="0" w:space="0" w:color="auto"/>
                    <w:right w:val="none" w:sz="0" w:space="0" w:color="auto"/>
                  </w:divBdr>
                </w:div>
                <w:div w:id="442189070">
                  <w:marLeft w:val="0"/>
                  <w:marRight w:val="0"/>
                  <w:marTop w:val="0"/>
                  <w:marBottom w:val="0"/>
                  <w:divBdr>
                    <w:top w:val="none" w:sz="0" w:space="0" w:color="auto"/>
                    <w:left w:val="none" w:sz="0" w:space="0" w:color="auto"/>
                    <w:bottom w:val="none" w:sz="0" w:space="0" w:color="auto"/>
                    <w:right w:val="none" w:sz="0" w:space="0" w:color="auto"/>
                  </w:divBdr>
                </w:div>
                <w:div w:id="883061678">
                  <w:marLeft w:val="0"/>
                  <w:marRight w:val="0"/>
                  <w:marTop w:val="0"/>
                  <w:marBottom w:val="0"/>
                  <w:divBdr>
                    <w:top w:val="none" w:sz="0" w:space="0" w:color="auto"/>
                    <w:left w:val="none" w:sz="0" w:space="0" w:color="auto"/>
                    <w:bottom w:val="none" w:sz="0" w:space="0" w:color="auto"/>
                    <w:right w:val="none" w:sz="0" w:space="0" w:color="auto"/>
                  </w:divBdr>
                </w:div>
                <w:div w:id="227501735">
                  <w:marLeft w:val="0"/>
                  <w:marRight w:val="0"/>
                  <w:marTop w:val="0"/>
                  <w:marBottom w:val="0"/>
                  <w:divBdr>
                    <w:top w:val="none" w:sz="0" w:space="0" w:color="auto"/>
                    <w:left w:val="none" w:sz="0" w:space="0" w:color="auto"/>
                    <w:bottom w:val="none" w:sz="0" w:space="0" w:color="auto"/>
                    <w:right w:val="none" w:sz="0" w:space="0" w:color="auto"/>
                  </w:divBdr>
                </w:div>
                <w:div w:id="1298147182">
                  <w:marLeft w:val="0"/>
                  <w:marRight w:val="0"/>
                  <w:marTop w:val="0"/>
                  <w:marBottom w:val="0"/>
                  <w:divBdr>
                    <w:top w:val="none" w:sz="0" w:space="0" w:color="auto"/>
                    <w:left w:val="none" w:sz="0" w:space="0" w:color="auto"/>
                    <w:bottom w:val="none" w:sz="0" w:space="0" w:color="auto"/>
                    <w:right w:val="none" w:sz="0" w:space="0" w:color="auto"/>
                  </w:divBdr>
                </w:div>
                <w:div w:id="1299994036">
                  <w:marLeft w:val="0"/>
                  <w:marRight w:val="0"/>
                  <w:marTop w:val="0"/>
                  <w:marBottom w:val="0"/>
                  <w:divBdr>
                    <w:top w:val="none" w:sz="0" w:space="0" w:color="auto"/>
                    <w:left w:val="none" w:sz="0" w:space="0" w:color="auto"/>
                    <w:bottom w:val="none" w:sz="0" w:space="0" w:color="auto"/>
                    <w:right w:val="none" w:sz="0" w:space="0" w:color="auto"/>
                  </w:divBdr>
                </w:div>
                <w:div w:id="1798333051">
                  <w:marLeft w:val="0"/>
                  <w:marRight w:val="0"/>
                  <w:marTop w:val="0"/>
                  <w:marBottom w:val="0"/>
                  <w:divBdr>
                    <w:top w:val="none" w:sz="0" w:space="0" w:color="auto"/>
                    <w:left w:val="none" w:sz="0" w:space="0" w:color="auto"/>
                    <w:bottom w:val="none" w:sz="0" w:space="0" w:color="auto"/>
                    <w:right w:val="none" w:sz="0" w:space="0" w:color="auto"/>
                  </w:divBdr>
                </w:div>
                <w:div w:id="600449764">
                  <w:marLeft w:val="0"/>
                  <w:marRight w:val="0"/>
                  <w:marTop w:val="0"/>
                  <w:marBottom w:val="0"/>
                  <w:divBdr>
                    <w:top w:val="none" w:sz="0" w:space="0" w:color="auto"/>
                    <w:left w:val="none" w:sz="0" w:space="0" w:color="auto"/>
                    <w:bottom w:val="none" w:sz="0" w:space="0" w:color="auto"/>
                    <w:right w:val="none" w:sz="0" w:space="0" w:color="auto"/>
                  </w:divBdr>
                </w:div>
                <w:div w:id="331176958">
                  <w:marLeft w:val="0"/>
                  <w:marRight w:val="0"/>
                  <w:marTop w:val="0"/>
                  <w:marBottom w:val="0"/>
                  <w:divBdr>
                    <w:top w:val="none" w:sz="0" w:space="0" w:color="auto"/>
                    <w:left w:val="none" w:sz="0" w:space="0" w:color="auto"/>
                    <w:bottom w:val="none" w:sz="0" w:space="0" w:color="auto"/>
                    <w:right w:val="none" w:sz="0" w:space="0" w:color="auto"/>
                  </w:divBdr>
                </w:div>
                <w:div w:id="1093477234">
                  <w:marLeft w:val="0"/>
                  <w:marRight w:val="0"/>
                  <w:marTop w:val="0"/>
                  <w:marBottom w:val="0"/>
                  <w:divBdr>
                    <w:top w:val="none" w:sz="0" w:space="0" w:color="auto"/>
                    <w:left w:val="none" w:sz="0" w:space="0" w:color="auto"/>
                    <w:bottom w:val="none" w:sz="0" w:space="0" w:color="auto"/>
                    <w:right w:val="none" w:sz="0" w:space="0" w:color="auto"/>
                  </w:divBdr>
                </w:div>
                <w:div w:id="1375694751">
                  <w:marLeft w:val="0"/>
                  <w:marRight w:val="0"/>
                  <w:marTop w:val="0"/>
                  <w:marBottom w:val="0"/>
                  <w:divBdr>
                    <w:top w:val="none" w:sz="0" w:space="0" w:color="auto"/>
                    <w:left w:val="none" w:sz="0" w:space="0" w:color="auto"/>
                    <w:bottom w:val="none" w:sz="0" w:space="0" w:color="auto"/>
                    <w:right w:val="none" w:sz="0" w:space="0" w:color="auto"/>
                  </w:divBdr>
                </w:div>
                <w:div w:id="1414007382">
                  <w:marLeft w:val="0"/>
                  <w:marRight w:val="0"/>
                  <w:marTop w:val="0"/>
                  <w:marBottom w:val="0"/>
                  <w:divBdr>
                    <w:top w:val="none" w:sz="0" w:space="0" w:color="auto"/>
                    <w:left w:val="none" w:sz="0" w:space="0" w:color="auto"/>
                    <w:bottom w:val="none" w:sz="0" w:space="0" w:color="auto"/>
                    <w:right w:val="none" w:sz="0" w:space="0" w:color="auto"/>
                  </w:divBdr>
                </w:div>
                <w:div w:id="13430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706D3-8B13-4474-B54A-A61CFC1F1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22</Pages>
  <Words>3716</Words>
  <Characters>21185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dc:creator>
  <cp:keywords/>
  <dc:description/>
  <cp:lastModifiedBy>shashe vikaash marri</cp:lastModifiedBy>
  <cp:revision>5</cp:revision>
  <dcterms:created xsi:type="dcterms:W3CDTF">2024-11-13T05:21:00Z</dcterms:created>
  <dcterms:modified xsi:type="dcterms:W3CDTF">2024-11-15T08:51:00Z</dcterms:modified>
</cp:coreProperties>
</file>